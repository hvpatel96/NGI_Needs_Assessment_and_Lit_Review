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C51A4" w14:textId="77777777" w:rsidR="003421E0" w:rsidRDefault="00000000">
      <w:pPr>
        <w:spacing w:after="240" w:line="48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56D4D552" w14:textId="77777777" w:rsidR="003421E0" w:rsidRDefault="00000000">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Using user-centered design to better understand challenges faced during genetic analyses by novice genomic researchers</w:t>
      </w:r>
    </w:p>
    <w:p w14:paraId="3E089556" w14:textId="77777777" w:rsidR="003421E0"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55E951" w14:textId="4D4E4A4D" w:rsidR="003421E0" w:rsidRDefault="00000000">
      <w:pPr>
        <w:spacing w:before="240" w:after="240" w:line="48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Harsh Vijaykumar Patel, PhD</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Gail P. Jarvik, MD PhD</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Taryn </w:t>
      </w:r>
      <w:r w:rsidR="009806E8">
        <w:rPr>
          <w:rFonts w:ascii="Times New Roman" w:eastAsia="Times New Roman" w:hAnsi="Times New Roman" w:cs="Times New Roman"/>
          <w:sz w:val="24"/>
          <w:szCs w:val="24"/>
        </w:rPr>
        <w:t xml:space="preserve">O. </w:t>
      </w:r>
      <w:r>
        <w:rPr>
          <w:rFonts w:ascii="Times New Roman" w:eastAsia="Times New Roman" w:hAnsi="Times New Roman" w:cs="Times New Roman"/>
          <w:sz w:val="24"/>
          <w:szCs w:val="24"/>
        </w:rPr>
        <w:t xml:space="preserve">Hall, </w:t>
      </w:r>
      <w:r w:rsidR="009806E8">
        <w:rPr>
          <w:rFonts w:ascii="Times New Roman" w:eastAsia="Times New Roman" w:hAnsi="Times New Roman" w:cs="Times New Roman"/>
          <w:sz w:val="24"/>
          <w:szCs w:val="24"/>
        </w:rPr>
        <w:t xml:space="preserve">MPH, </w:t>
      </w:r>
      <w:r>
        <w:rPr>
          <w:rFonts w:ascii="Times New Roman" w:eastAsia="Times New Roman" w:hAnsi="Times New Roman" w:cs="Times New Roman"/>
          <w:sz w:val="24"/>
          <w:szCs w:val="24"/>
        </w:rPr>
        <w:t>PhD</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David </w:t>
      </w:r>
      <w:r w:rsidR="009806E8">
        <w:rPr>
          <w:rFonts w:ascii="Times New Roman" w:eastAsia="Times New Roman" w:hAnsi="Times New Roman" w:cs="Times New Roman"/>
          <w:sz w:val="24"/>
          <w:szCs w:val="24"/>
        </w:rPr>
        <w:t xml:space="preserve">L. </w:t>
      </w:r>
      <w:r>
        <w:rPr>
          <w:rFonts w:ascii="Times New Roman" w:eastAsia="Times New Roman" w:hAnsi="Times New Roman" w:cs="Times New Roman"/>
          <w:sz w:val="24"/>
          <w:szCs w:val="24"/>
        </w:rPr>
        <w:t>Veenstra, PharmD, PhD</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Serena </w:t>
      </w:r>
      <w:proofErr w:type="spellStart"/>
      <w:r>
        <w:rPr>
          <w:rFonts w:ascii="Times New Roman" w:eastAsia="Times New Roman" w:hAnsi="Times New Roman" w:cs="Times New Roman"/>
          <w:sz w:val="24"/>
          <w:szCs w:val="24"/>
        </w:rPr>
        <w:t>Jinchen</w:t>
      </w:r>
      <w:proofErr w:type="spellEnd"/>
      <w:r>
        <w:rPr>
          <w:rFonts w:ascii="Times New Roman" w:eastAsia="Times New Roman" w:hAnsi="Times New Roman" w:cs="Times New Roman"/>
          <w:sz w:val="24"/>
          <w:szCs w:val="24"/>
        </w:rPr>
        <w:t xml:space="preserve"> Xie, MS</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David </w:t>
      </w:r>
      <w:r w:rsidR="008163D8">
        <w:rPr>
          <w:rFonts w:ascii="Times New Roman" w:eastAsia="Times New Roman" w:hAnsi="Times New Roman" w:cs="Times New Roman"/>
          <w:sz w:val="24"/>
          <w:szCs w:val="24"/>
        </w:rPr>
        <w:t xml:space="preserve">R. </w:t>
      </w:r>
      <w:r>
        <w:rPr>
          <w:rFonts w:ascii="Times New Roman" w:eastAsia="Times New Roman" w:hAnsi="Times New Roman" w:cs="Times New Roman"/>
          <w:sz w:val="24"/>
          <w:szCs w:val="24"/>
        </w:rPr>
        <w:t>Crosslin, PhD</w:t>
      </w:r>
      <w:r>
        <w:rPr>
          <w:rFonts w:ascii="Times New Roman" w:eastAsia="Times New Roman" w:hAnsi="Times New Roman" w:cs="Times New Roman"/>
          <w:sz w:val="24"/>
          <w:szCs w:val="24"/>
          <w:vertAlign w:val="superscript"/>
        </w:rPr>
        <w:t>2</w:t>
      </w:r>
    </w:p>
    <w:p w14:paraId="7CE4C9E6" w14:textId="1C88F5E6" w:rsidR="003421E0" w:rsidRDefault="00000000">
      <w:p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University of Washington, Seattle, WA, USA; </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Tulane University, New Orleans, LA, USA; </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Optum </w:t>
      </w:r>
      <w:r w:rsidR="009806E8">
        <w:rPr>
          <w:rFonts w:ascii="Times New Roman" w:eastAsia="Times New Roman" w:hAnsi="Times New Roman" w:cs="Times New Roman"/>
          <w:sz w:val="24"/>
          <w:szCs w:val="24"/>
        </w:rPr>
        <w:t>Whole Health Solutions</w:t>
      </w:r>
      <w:r>
        <w:rPr>
          <w:rFonts w:ascii="Times New Roman" w:eastAsia="Times New Roman" w:hAnsi="Times New Roman" w:cs="Times New Roman"/>
          <w:sz w:val="24"/>
          <w:szCs w:val="24"/>
        </w:rPr>
        <w:t>, Minneapolis, MN, USA</w:t>
      </w:r>
    </w:p>
    <w:p w14:paraId="702277F5" w14:textId="77777777" w:rsidR="003421E0" w:rsidRDefault="00000000">
      <w:pPr>
        <w:spacing w:before="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Correspondence:</w:t>
      </w:r>
    </w:p>
    <w:p w14:paraId="7560F87F" w14:textId="77777777" w:rsidR="003421E0" w:rsidRDefault="00000000">
      <w:p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Harsh Vijaykumar Patel, PhD</w:t>
      </w:r>
    </w:p>
    <w:p w14:paraId="242A2224" w14:textId="77777777" w:rsidR="003421E0" w:rsidRDefault="003421E0">
      <w:pPr>
        <w:spacing w:before="240" w:line="240" w:lineRule="auto"/>
        <w:rPr>
          <w:rFonts w:ascii="Times New Roman" w:eastAsia="Times New Roman" w:hAnsi="Times New Roman" w:cs="Times New Roman"/>
          <w:sz w:val="24"/>
          <w:szCs w:val="24"/>
        </w:rPr>
      </w:pPr>
      <w:hyperlink r:id="rId7">
        <w:r>
          <w:rPr>
            <w:rFonts w:ascii="Times New Roman" w:eastAsia="Times New Roman" w:hAnsi="Times New Roman" w:cs="Times New Roman"/>
            <w:color w:val="1155CC"/>
            <w:sz w:val="24"/>
            <w:szCs w:val="24"/>
            <w:u w:val="single"/>
          </w:rPr>
          <w:t>harshpatel1996@gmail.com</w:t>
        </w:r>
      </w:hyperlink>
    </w:p>
    <w:p w14:paraId="7F6C783F" w14:textId="77777777" w:rsidR="003421E0" w:rsidRDefault="003421E0">
      <w:pPr>
        <w:spacing w:before="240" w:line="240" w:lineRule="auto"/>
        <w:rPr>
          <w:rFonts w:ascii="Times New Roman" w:eastAsia="Times New Roman" w:hAnsi="Times New Roman" w:cs="Times New Roman"/>
          <w:sz w:val="24"/>
          <w:szCs w:val="24"/>
        </w:rPr>
      </w:pPr>
    </w:p>
    <w:p w14:paraId="7F4DF96D" w14:textId="77777777" w:rsidR="003421E0" w:rsidRDefault="00000000">
      <w:p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Keywords: Genomics, Computational Biology, User-Centered Design, Software Design, Novice Researchers</w:t>
      </w:r>
    </w:p>
    <w:p w14:paraId="6D66C434" w14:textId="77777777" w:rsidR="003421E0" w:rsidRDefault="00000000">
      <w:pPr>
        <w:spacing w:before="24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A81F79A" w14:textId="77777777" w:rsidR="003421E0" w:rsidRDefault="00000000">
      <w:pPr>
        <w:spacing w:before="24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7049A67" w14:textId="77777777" w:rsidR="003421E0" w:rsidRDefault="003421E0">
      <w:pPr>
        <w:spacing w:before="240" w:line="480" w:lineRule="auto"/>
        <w:rPr>
          <w:rFonts w:ascii="Times New Roman" w:eastAsia="Times New Roman" w:hAnsi="Times New Roman" w:cs="Times New Roman"/>
          <w:b/>
          <w:bCs/>
          <w:sz w:val="28"/>
          <w:szCs w:val="28"/>
        </w:rPr>
      </w:pPr>
    </w:p>
    <w:p w14:paraId="56A41185" w14:textId="77777777" w:rsidR="003421E0" w:rsidRDefault="003421E0">
      <w:pPr>
        <w:spacing w:before="240" w:line="480" w:lineRule="auto"/>
        <w:rPr>
          <w:rFonts w:ascii="Times New Roman" w:eastAsia="Times New Roman" w:hAnsi="Times New Roman" w:cs="Times New Roman"/>
          <w:b/>
          <w:bCs/>
          <w:sz w:val="28"/>
          <w:szCs w:val="28"/>
        </w:rPr>
      </w:pPr>
    </w:p>
    <w:p w14:paraId="6F410CAE" w14:textId="77777777" w:rsidR="003421E0" w:rsidRDefault="00000000">
      <w:p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Word count: 2993</w:t>
      </w:r>
    </w:p>
    <w:p w14:paraId="2D906899" w14:textId="77777777" w:rsidR="003421E0" w:rsidRDefault="00000000">
      <w:pPr>
        <w:spacing w:before="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Abstract</w:t>
      </w:r>
    </w:p>
    <w:p w14:paraId="180972F3" w14:textId="1BCE0979" w:rsidR="003421E0" w:rsidRDefault="00000000">
      <w:pPr>
        <w:spacing w:before="240" w:line="480" w:lineRule="auto"/>
        <w:ind w:firstLine="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lack of user-centered design principles in the current landscape of </w:t>
      </w:r>
      <w:proofErr w:type="gramStart"/>
      <w:r>
        <w:rPr>
          <w:rFonts w:ascii="Times New Roman" w:eastAsia="Times New Roman" w:hAnsi="Times New Roman" w:cs="Times New Roman"/>
          <w:i/>
          <w:iCs/>
          <w:sz w:val="24"/>
          <w:szCs w:val="24"/>
        </w:rPr>
        <w:t>commonly-used</w:t>
      </w:r>
      <w:proofErr w:type="gramEnd"/>
      <w:r>
        <w:rPr>
          <w:rFonts w:ascii="Times New Roman" w:eastAsia="Times New Roman" w:hAnsi="Times New Roman" w:cs="Times New Roman"/>
          <w:i/>
          <w:iCs/>
          <w:sz w:val="24"/>
          <w:szCs w:val="24"/>
        </w:rPr>
        <w:t xml:space="preserve"> bioinformatics software tools </w:t>
      </w:r>
      <w:proofErr w:type="gramStart"/>
      <w:r>
        <w:rPr>
          <w:rFonts w:ascii="Times New Roman" w:eastAsia="Times New Roman" w:hAnsi="Times New Roman" w:cs="Times New Roman"/>
          <w:i/>
          <w:iCs/>
          <w:sz w:val="24"/>
          <w:szCs w:val="24"/>
        </w:rPr>
        <w:t>poses</w:t>
      </w:r>
      <w:proofErr w:type="gramEnd"/>
      <w:r>
        <w:rPr>
          <w:rFonts w:ascii="Times New Roman" w:eastAsia="Times New Roman" w:hAnsi="Times New Roman" w:cs="Times New Roman"/>
          <w:i/>
          <w:iCs/>
          <w:sz w:val="24"/>
          <w:szCs w:val="24"/>
        </w:rPr>
        <w:t xml:space="preserve"> challenges for novice genomics researchers (NGRs) entering the</w:t>
      </w:r>
      <w:ins w:id="0" w:author="Harsh Patel" w:date="2026-04-23T10:11:00Z" w16du:dateUtc="2026-04-23T14:11:00Z">
        <w:r w:rsidR="00BE0726">
          <w:rPr>
            <w:rFonts w:ascii="Times New Roman" w:eastAsia="Times New Roman" w:hAnsi="Times New Roman" w:cs="Times New Roman"/>
            <w:i/>
            <w:iCs/>
            <w:sz w:val="24"/>
            <w:szCs w:val="24"/>
          </w:rPr>
          <w:t xml:space="preserve"> modern</w:t>
        </w:r>
      </w:ins>
      <w:r>
        <w:rPr>
          <w:rFonts w:ascii="Times New Roman" w:eastAsia="Times New Roman" w:hAnsi="Times New Roman" w:cs="Times New Roman"/>
          <w:i/>
          <w:iCs/>
          <w:sz w:val="24"/>
          <w:szCs w:val="24"/>
        </w:rPr>
        <w:t xml:space="preserve"> genomics ecosystem. Comparing the usability of one analysis software to that of another is a non-trivial task and requires evaluation criteria that </w:t>
      </w:r>
      <w:proofErr w:type="gramStart"/>
      <w:r>
        <w:rPr>
          <w:rFonts w:ascii="Times New Roman" w:eastAsia="Times New Roman" w:hAnsi="Times New Roman" w:cs="Times New Roman"/>
          <w:i/>
          <w:iCs/>
          <w:sz w:val="24"/>
          <w:szCs w:val="24"/>
        </w:rPr>
        <w:t>incorporates</w:t>
      </w:r>
      <w:proofErr w:type="gramEnd"/>
      <w:r>
        <w:rPr>
          <w:rFonts w:ascii="Times New Roman" w:eastAsia="Times New Roman" w:hAnsi="Times New Roman" w:cs="Times New Roman"/>
          <w:i/>
          <w:iCs/>
          <w:sz w:val="24"/>
          <w:szCs w:val="24"/>
        </w:rPr>
        <w:t xml:space="preserve"> perspectives from both existing literature and a diverse, underrepresented user base of NGRs. To better characterize these barriers, we utilized a two-pronged approach consisting of a</w:t>
      </w:r>
      <w:ins w:id="1" w:author="Harsh Patel" w:date="2026-04-23T10:07:00Z" w16du:dateUtc="2026-04-23T14:07:00Z">
        <w:r w:rsidR="009C3FE9">
          <w:rPr>
            <w:rFonts w:ascii="Times New Roman" w:eastAsia="Times New Roman" w:hAnsi="Times New Roman" w:cs="Times New Roman"/>
            <w:i/>
            <w:iCs/>
            <w:sz w:val="24"/>
            <w:szCs w:val="24"/>
          </w:rPr>
          <w:t xml:space="preserve"> </w:t>
        </w:r>
      </w:ins>
      <w:ins w:id="2" w:author="Harsh Patel" w:date="2026-04-23T10:08:00Z" w16du:dateUtc="2026-04-23T14:08:00Z">
        <w:r w:rsidR="009C3FE9">
          <w:rPr>
            <w:rFonts w:ascii="Times New Roman" w:eastAsia="Times New Roman" w:hAnsi="Times New Roman" w:cs="Times New Roman"/>
            <w:i/>
            <w:iCs/>
            <w:sz w:val="24"/>
            <w:szCs w:val="24"/>
          </w:rPr>
          <w:t>retrospective</w:t>
        </w:r>
      </w:ins>
      <w:r>
        <w:rPr>
          <w:rFonts w:ascii="Times New Roman" w:eastAsia="Times New Roman" w:hAnsi="Times New Roman" w:cs="Times New Roman"/>
          <w:i/>
          <w:iCs/>
          <w:sz w:val="24"/>
          <w:szCs w:val="24"/>
        </w:rPr>
        <w:t xml:space="preserve"> literature review of existing bioinformatics tools and</w:t>
      </w:r>
      <w:ins w:id="3" w:author="Harsh Patel" w:date="2026-04-23T10:07:00Z" w16du:dateUtc="2026-04-23T14:07:00Z">
        <w:r w:rsidR="009C3FE9">
          <w:rPr>
            <w:rFonts w:ascii="Times New Roman" w:eastAsia="Times New Roman" w:hAnsi="Times New Roman" w:cs="Times New Roman"/>
            <w:i/>
            <w:iCs/>
            <w:sz w:val="24"/>
            <w:szCs w:val="24"/>
          </w:rPr>
          <w:t xml:space="preserve"> prospective</w:t>
        </w:r>
      </w:ins>
      <w:r>
        <w:rPr>
          <w:rFonts w:ascii="Times New Roman" w:eastAsia="Times New Roman" w:hAnsi="Times New Roman" w:cs="Times New Roman"/>
          <w:i/>
          <w:iCs/>
          <w:sz w:val="24"/>
          <w:szCs w:val="24"/>
        </w:rPr>
        <w:t xml:space="preserve"> semi-structured interviews of the needs of NGRs. From both knowledge sources, the key </w:t>
      </w:r>
      <w:del w:id="4" w:author="Harsh Patel" w:date="2026-04-23T10:11:00Z" w16du:dateUtc="2026-04-23T14:11:00Z">
        <w:r w:rsidDel="00BE0726">
          <w:rPr>
            <w:rFonts w:ascii="Times New Roman" w:eastAsia="Times New Roman" w:hAnsi="Times New Roman" w:cs="Times New Roman"/>
            <w:i/>
            <w:iCs/>
            <w:sz w:val="24"/>
            <w:szCs w:val="24"/>
          </w:rPr>
          <w:delText xml:space="preserve">attributes </w:delText>
        </w:r>
      </w:del>
      <w:ins w:id="5" w:author="Harsh Patel" w:date="2026-04-23T10:11:00Z" w16du:dateUtc="2026-04-23T14:11:00Z">
        <w:r w:rsidR="00BE0726">
          <w:rPr>
            <w:rFonts w:ascii="Times New Roman" w:eastAsia="Times New Roman" w:hAnsi="Times New Roman" w:cs="Times New Roman"/>
            <w:i/>
            <w:iCs/>
            <w:sz w:val="24"/>
            <w:szCs w:val="24"/>
          </w:rPr>
          <w:t>findings</w:t>
        </w:r>
        <w:r w:rsidR="00BE0726">
          <w:rPr>
            <w:rFonts w:ascii="Times New Roman" w:eastAsia="Times New Roman" w:hAnsi="Times New Roman" w:cs="Times New Roman"/>
            <w:i/>
            <w:iCs/>
            <w:sz w:val="24"/>
            <w:szCs w:val="24"/>
          </w:rPr>
          <w:t xml:space="preserve"> </w:t>
        </w:r>
      </w:ins>
      <w:r>
        <w:rPr>
          <w:rFonts w:ascii="Times New Roman" w:eastAsia="Times New Roman" w:hAnsi="Times New Roman" w:cs="Times New Roman"/>
          <w:i/>
          <w:iCs/>
          <w:sz w:val="24"/>
          <w:szCs w:val="24"/>
        </w:rPr>
        <w:t>that resulted in poor adoption and sustained use of most bioinformatics tools included</w:t>
      </w:r>
      <w:ins w:id="6" w:author="Harsh Patel" w:date="2026-04-23T10:11:00Z" w16du:dateUtc="2026-04-23T14:11:00Z">
        <w:r w:rsidR="00BE0726">
          <w:rPr>
            <w:rFonts w:ascii="Times New Roman" w:eastAsia="Times New Roman" w:hAnsi="Times New Roman" w:cs="Times New Roman"/>
            <w:i/>
            <w:iCs/>
            <w:sz w:val="24"/>
            <w:szCs w:val="24"/>
          </w:rPr>
          <w:t>:</w:t>
        </w:r>
      </w:ins>
      <w:r>
        <w:rPr>
          <w:rFonts w:ascii="Times New Roman" w:eastAsia="Times New Roman" w:hAnsi="Times New Roman" w:cs="Times New Roman"/>
          <w:i/>
          <w:iCs/>
          <w:sz w:val="24"/>
          <w:szCs w:val="24"/>
        </w:rPr>
        <w:t xml:space="preserve"> poor documentation, lack of </w:t>
      </w:r>
      <w:proofErr w:type="gramStart"/>
      <w:r>
        <w:rPr>
          <w:rFonts w:ascii="Times New Roman" w:eastAsia="Times New Roman" w:hAnsi="Times New Roman" w:cs="Times New Roman"/>
          <w:i/>
          <w:iCs/>
          <w:sz w:val="24"/>
          <w:szCs w:val="24"/>
        </w:rPr>
        <w:t>readily-accessible</w:t>
      </w:r>
      <w:proofErr w:type="gramEnd"/>
      <w:r>
        <w:rPr>
          <w:rFonts w:ascii="Times New Roman" w:eastAsia="Times New Roman" w:hAnsi="Times New Roman" w:cs="Times New Roman"/>
          <w:i/>
          <w:iCs/>
          <w:sz w:val="24"/>
          <w:szCs w:val="24"/>
        </w:rPr>
        <w:t xml:space="preserve"> informational content, challenges with installation and dependency coordination, and inconsistent error messages/progress indicators. Combining the </w:t>
      </w:r>
      <w:ins w:id="7" w:author="Harsh Patel" w:date="2026-04-23T10:11:00Z" w16du:dateUtc="2026-04-23T14:11:00Z">
        <w:r w:rsidR="00BE0726">
          <w:rPr>
            <w:rFonts w:ascii="Times New Roman" w:eastAsia="Times New Roman" w:hAnsi="Times New Roman" w:cs="Times New Roman"/>
            <w:i/>
            <w:iCs/>
            <w:sz w:val="24"/>
            <w:szCs w:val="24"/>
          </w:rPr>
          <w:t>results</w:t>
        </w:r>
      </w:ins>
      <w:del w:id="8" w:author="Harsh Patel" w:date="2026-04-23T10:11:00Z" w16du:dateUtc="2026-04-23T14:11:00Z">
        <w:r w:rsidDel="00BE0726">
          <w:rPr>
            <w:rFonts w:ascii="Times New Roman" w:eastAsia="Times New Roman" w:hAnsi="Times New Roman" w:cs="Times New Roman"/>
            <w:i/>
            <w:iCs/>
            <w:sz w:val="24"/>
            <w:szCs w:val="24"/>
          </w:rPr>
          <w:delText>findings</w:delText>
        </w:r>
      </w:del>
      <w:r>
        <w:rPr>
          <w:rFonts w:ascii="Times New Roman" w:eastAsia="Times New Roman" w:hAnsi="Times New Roman" w:cs="Times New Roman"/>
          <w:i/>
          <w:iCs/>
          <w:sz w:val="24"/>
          <w:szCs w:val="24"/>
        </w:rPr>
        <w:t xml:space="preserve"> from the literature review and the insights gained by interviewing the NGRs, an evaluation rubric was created that can be utilized to grade existing and future bioinformatics tools. This rubric acts as a summary of key components needed for software tools to cater to the diverse needs of both NGRs and experienced users. Due to the rapidly evolving nature of genomics research, it becomes increasingly important to critically evaluate existing tools and develop new ones that will help build a strong foundation for future exploration.</w:t>
      </w:r>
    </w:p>
    <w:p w14:paraId="3D8BA50D" w14:textId="77777777" w:rsidR="003421E0" w:rsidRDefault="00000000">
      <w:pPr>
        <w:spacing w:before="240" w:line="48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 </w:t>
      </w:r>
    </w:p>
    <w:p w14:paraId="3147B638" w14:textId="77777777" w:rsidR="003421E0" w:rsidRDefault="00000000">
      <w:pPr>
        <w:spacing w:before="240" w:line="48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 </w:t>
      </w:r>
    </w:p>
    <w:p w14:paraId="27265BA9" w14:textId="77777777" w:rsidR="003421E0" w:rsidRDefault="00000000">
      <w:pPr>
        <w:spacing w:before="240" w:line="48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 </w:t>
      </w:r>
    </w:p>
    <w:p w14:paraId="059729A8" w14:textId="77777777" w:rsidR="003421E0" w:rsidRDefault="00000000">
      <w:pPr>
        <w:spacing w:before="240" w:line="48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 </w:t>
      </w:r>
    </w:p>
    <w:p w14:paraId="1325BB8B" w14:textId="77777777" w:rsidR="003421E0" w:rsidRDefault="00000000">
      <w:pPr>
        <w:spacing w:before="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Introduction</w:t>
      </w:r>
    </w:p>
    <w:p w14:paraId="29988F1A" w14:textId="047E3EF5" w:rsidR="003421E0"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Bioinformatics is a rapidly growing field that involves the application of statistical methods and computational algorithms to analyze and interpret biological data. With the increasing availability of genomics data, the development of bioinformatics tools has become essential for researchers to efficiently analyze and interpret the vast amounts of biological data generated. To rival this rapid growth of genomic data, the amount of bioinformatics tools being developed and published has increased dramatically [1]. While most of those tools are developed in siloed laboratories, large scale analysis platforms have also risen in usage and popularity, such as National Human Genome Research Institute’s (NHGRI) Analysis Visualization and Informatics Lab-space (</w:t>
      </w:r>
      <w:proofErr w:type="spellStart"/>
      <w:r>
        <w:rPr>
          <w:rFonts w:ascii="Times New Roman" w:eastAsia="Times New Roman" w:hAnsi="Times New Roman" w:cs="Times New Roman"/>
          <w:sz w:val="24"/>
          <w:szCs w:val="24"/>
        </w:rPr>
        <w:t>AnVIL</w:t>
      </w:r>
      <w:proofErr w:type="spellEnd"/>
      <w:r>
        <w:rPr>
          <w:rFonts w:ascii="Times New Roman" w:eastAsia="Times New Roman" w:hAnsi="Times New Roman" w:cs="Times New Roman"/>
          <w:sz w:val="24"/>
          <w:szCs w:val="24"/>
        </w:rPr>
        <w:t>)/Terra and the All of Us platforms [2</w:t>
      </w:r>
      <w:r w:rsidR="0092001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3]. Most of these tools, however, suffer widespread adoption challenges due to inherent usability barriers from a lack of user-centered design during developed and testing phases.</w:t>
      </w:r>
    </w:p>
    <w:p w14:paraId="5CB6967C" w14:textId="3A83FC84" w:rsidR="003421E0"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International Organization for Standardization defines usability as “the extent to which a product can be used by specified users to achieve specific goals with effectiveness, efficiency and satisfaction in a specified context of use”. While fields like global health and healthcare education often hire professional design firms (such as IDEO or Dalberg) to tackle usability [4</w:t>
      </w:r>
      <w:r w:rsidR="0092001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5], usability analysis in bioinformatics tools is scarce, posing barriers to proper development and sustained adoption [6</w:t>
      </w:r>
      <w:r w:rsidR="0092001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7]. Tools created without usability considerations suffer from lack of sustained use [8</w:t>
      </w:r>
      <w:r w:rsidR="0092001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9]. Furthermore, academic software distribution challenges—such as assuming end-user technical backgrounds, relying on academic journals for distribution, and disseminating incomplete tools—pose great barriers for long-term stability.</w:t>
      </w:r>
    </w:p>
    <w:p w14:paraId="63B7FC2B" w14:textId="77777777" w:rsidR="003421E0"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these challenges, several bioinformatics tools have been developed with end-user needs in mind. Examples include </w:t>
      </w:r>
      <w:proofErr w:type="spellStart"/>
      <w:r>
        <w:rPr>
          <w:rFonts w:ascii="Times New Roman" w:eastAsia="Times New Roman" w:hAnsi="Times New Roman" w:cs="Times New Roman"/>
          <w:sz w:val="24"/>
          <w:szCs w:val="24"/>
        </w:rPr>
        <w:t>GenomIUm</w:t>
      </w:r>
      <w:proofErr w:type="spellEnd"/>
      <w:r>
        <w:rPr>
          <w:rFonts w:ascii="Times New Roman" w:eastAsia="Times New Roman" w:hAnsi="Times New Roman" w:cs="Times New Roman"/>
          <w:sz w:val="24"/>
          <w:szCs w:val="24"/>
        </w:rPr>
        <w:t xml:space="preserve">, where expert bioinformaticians reported </w:t>
      </w:r>
      <w:r>
        <w:rPr>
          <w:rFonts w:ascii="Times New Roman" w:eastAsia="Times New Roman" w:hAnsi="Times New Roman" w:cs="Times New Roman"/>
          <w:sz w:val="24"/>
          <w:szCs w:val="24"/>
        </w:rPr>
        <w:lastRenderedPageBreak/>
        <w:t>reduced complexity and easier analysis workflows, and the All of Us Cohort Selection Pipeline for streamlined case-control cohort selection [3, 10]. Larger research institutes like NHGRI and EMBL-EBI have also begun pushing for deliberate, user-friendly tool development, citing “the user is the future” [8, 11].</w:t>
      </w:r>
    </w:p>
    <w:p w14:paraId="2451F7C2" w14:textId="091C5E87" w:rsidR="003421E0"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there is a push towards user-centered bioinformatics tools, novice genomics researchers (NGRs) are overlooked despite being keystone users. NGRs are individuals interested in conducting genetic experiments but lack quantitative backgrounds, bioinformatics experience, or access to extensive technological resources like local high-performance computational clusters.</w:t>
      </w:r>
      <w:ins w:id="9" w:author="Harsh Patel" w:date="2026-04-23T10:12:00Z" w16du:dateUtc="2026-04-23T14:12:00Z">
        <w:r w:rsidR="00BD3637">
          <w:rPr>
            <w:rFonts w:ascii="Times New Roman" w:eastAsia="Times New Roman" w:hAnsi="Times New Roman" w:cs="Times New Roman"/>
            <w:sz w:val="24"/>
            <w:szCs w:val="24"/>
          </w:rPr>
          <w:t xml:space="preserve"> </w:t>
        </w:r>
      </w:ins>
      <w:ins w:id="10" w:author="Harsh Patel" w:date="2026-04-23T10:13:00Z" w16du:dateUtc="2026-04-23T14:13:00Z">
        <w:r w:rsidR="00BD3637">
          <w:rPr>
            <w:rFonts w:ascii="Times New Roman" w:eastAsia="Times New Roman" w:hAnsi="Times New Roman" w:cs="Times New Roman"/>
            <w:sz w:val="24"/>
            <w:szCs w:val="24"/>
          </w:rPr>
          <w:t>Examp</w:t>
        </w:r>
      </w:ins>
      <w:ins w:id="11" w:author="Harsh Patel" w:date="2026-04-23T10:14:00Z" w16du:dateUtc="2026-04-23T14:14:00Z">
        <w:r w:rsidR="00BD3637">
          <w:rPr>
            <w:rFonts w:ascii="Times New Roman" w:eastAsia="Times New Roman" w:hAnsi="Times New Roman" w:cs="Times New Roman"/>
            <w:sz w:val="24"/>
            <w:szCs w:val="24"/>
          </w:rPr>
          <w:t>les of NGRs</w:t>
        </w:r>
      </w:ins>
      <w:ins w:id="12" w:author="Harsh Patel" w:date="2026-04-23T10:12:00Z" w16du:dateUtc="2026-04-23T14:12:00Z">
        <w:r w:rsidR="00BD3637">
          <w:rPr>
            <w:rFonts w:ascii="Times New Roman" w:eastAsia="Times New Roman" w:hAnsi="Times New Roman" w:cs="Times New Roman"/>
            <w:sz w:val="24"/>
            <w:szCs w:val="24"/>
          </w:rPr>
          <w:t xml:space="preserve"> include new genomics trainees at academic institutions,</w:t>
        </w:r>
      </w:ins>
      <w:ins w:id="13" w:author="Harsh Patel" w:date="2026-04-23T10:13:00Z" w16du:dateUtc="2026-04-23T14:13:00Z">
        <w:r w:rsidR="00BD3637">
          <w:rPr>
            <w:rFonts w:ascii="Times New Roman" w:eastAsia="Times New Roman" w:hAnsi="Times New Roman" w:cs="Times New Roman"/>
            <w:sz w:val="24"/>
            <w:szCs w:val="24"/>
          </w:rPr>
          <w:t xml:space="preserve"> researchers with limited computational experience, and scientists unfamiliar with modern genomics tools.</w:t>
        </w:r>
      </w:ins>
      <w:r>
        <w:rPr>
          <w:rFonts w:ascii="Times New Roman" w:eastAsia="Times New Roman" w:hAnsi="Times New Roman" w:cs="Times New Roman"/>
          <w:sz w:val="24"/>
          <w:szCs w:val="24"/>
        </w:rPr>
        <w:t xml:space="preserve"> As NHGRI's core mission involves training a diverse genomic workforce, NGRs are a key user base for future tool adoption and sustained usage [11-13]. Machado et al. reinforces the information-gathering needs of novices and the hurdles faced: poorly designed databases, lacking documentation, and vague error handling [14]. UCD principles can address these NGR needs, producing a workforce capable of effectively manipulating, analyzing, and sharing biological data [15].</w:t>
      </w:r>
    </w:p>
    <w:p w14:paraId="779A83CC" w14:textId="77777777" w:rsidR="003421E0"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Albeit limited, some work has begun to address NGR needs. Murphy et al. studied users who regularly navigated complex databases and designed a visual interface to ease the burden for novice users trying to find research patient cohorts [16]. Britto et al. conducted </w:t>
      </w:r>
      <w:proofErr w:type="gramStart"/>
      <w:r>
        <w:rPr>
          <w:rFonts w:ascii="Times New Roman" w:eastAsia="Times New Roman" w:hAnsi="Times New Roman" w:cs="Times New Roman"/>
          <w:sz w:val="24"/>
          <w:szCs w:val="24"/>
        </w:rPr>
        <w:t>scenario based</w:t>
      </w:r>
      <w:proofErr w:type="gramEnd"/>
      <w:r>
        <w:rPr>
          <w:rFonts w:ascii="Times New Roman" w:eastAsia="Times New Roman" w:hAnsi="Times New Roman" w:cs="Times New Roman"/>
          <w:sz w:val="24"/>
          <w:szCs w:val="24"/>
        </w:rPr>
        <w:t xml:space="preserve"> usability analysis of a pediatric patient portal to study the challenges faced by novice users and reported major barriers of medical language complexity and difficulties in navigation [17]. We even see barriers of information overload and lack of proper tool documentation faced by non-specialists who try utilizing popular ontology creation tools to capture a relatively simple </w:t>
      </w:r>
      <w:r>
        <w:rPr>
          <w:rFonts w:ascii="Times New Roman" w:eastAsia="Times New Roman" w:hAnsi="Times New Roman" w:cs="Times New Roman"/>
          <w:sz w:val="24"/>
          <w:szCs w:val="24"/>
        </w:rPr>
        <w:lastRenderedPageBreak/>
        <w:t>biological system [18, 19]. The challenges faced by novice users in the above studies are not limited to just the contexts of those investigations but are universal across bioinformatics as novice researchers continue to be overlooked.</w:t>
      </w:r>
    </w:p>
    <w:p w14:paraId="7DBF1D65" w14:textId="77777777" w:rsidR="003421E0"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fill the gap of usability in bioinformatics tools and to query the needs of NGRs, we employed a mixed-methods study design consisting of two primary parts: a literature review and a needs assessment of target users. First, a retrospective analysis of existing bioinformatics analysis tools utilized by researchers to perform genetics experiments was conducted to better understand the current landscape of available analysis instruments. Thereafter, a prospective analysis using semi-structured interviews was conducted to assess the needs of novice genomics researchers from different sites. We </w:t>
      </w:r>
      <w:proofErr w:type="gramStart"/>
      <w:r>
        <w:rPr>
          <w:rFonts w:ascii="Times New Roman" w:eastAsia="Times New Roman" w:hAnsi="Times New Roman" w:cs="Times New Roman"/>
          <w:sz w:val="24"/>
          <w:szCs w:val="24"/>
        </w:rPr>
        <w:t>hypothesized</w:t>
      </w:r>
      <w:proofErr w:type="gramEnd"/>
      <w:r>
        <w:rPr>
          <w:rFonts w:ascii="Times New Roman" w:eastAsia="Times New Roman" w:hAnsi="Times New Roman" w:cs="Times New Roman"/>
          <w:sz w:val="24"/>
          <w:szCs w:val="24"/>
        </w:rPr>
        <w:t xml:space="preserve"> the existing literature and the initial needs of NGRs will primarily revolve around thorough documentation and tutorials, minimalistic user-interfaces, and low barriers of installation and deployment of bioinformatics tools.</w:t>
      </w:r>
    </w:p>
    <w:p w14:paraId="27D7A84D" w14:textId="77777777" w:rsidR="003421E0"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Methods</w:t>
      </w:r>
    </w:p>
    <w:p w14:paraId="17604826" w14:textId="77777777" w:rsidR="003421E0"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literature review was conducted using guidelines set forth by Harris et al. [20]. Given the scarcity of user-centered design (UCD) considerations in bioinformatics tool development [8], the review scope was intentionally broad to capture maximum literary evidence for the final evaluation rubric. To survey the existing landscape, the primary research question was: “What are the available bioinformatics analysis tools commonly utilized to conduct genetic analyses?” </w:t>
      </w:r>
      <w:r>
        <w:rPr>
          <w:rFonts w:ascii="Times New Roman" w:eastAsia="Times New Roman" w:hAnsi="Times New Roman" w:cs="Times New Roman"/>
          <w:b/>
          <w:bCs/>
          <w:sz w:val="24"/>
          <w:szCs w:val="24"/>
        </w:rPr>
        <w:t>Table 1</w:t>
      </w:r>
      <w:r>
        <w:rPr>
          <w:rFonts w:ascii="Times New Roman" w:eastAsia="Times New Roman" w:hAnsi="Times New Roman" w:cs="Times New Roman"/>
          <w:sz w:val="24"/>
          <w:szCs w:val="24"/>
        </w:rPr>
        <w:t xml:space="preserve"> lists the search strings utilized to identify relevant literature.</w:t>
      </w:r>
    </w:p>
    <w:p w14:paraId="63BC99CB" w14:textId="27FADE72" w:rsidR="003421E0"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executing each search, abstracts were screened </w:t>
      </w:r>
      <w:del w:id="14" w:author="Harsh Patel" w:date="2026-04-23T10:04:00Z" w16du:dateUtc="2026-04-23T14:04:00Z">
        <w:r w:rsidR="00DA76AA" w:rsidDel="00DA76AA">
          <w:rPr>
            <w:rFonts w:ascii="Times New Roman" w:eastAsia="Times New Roman" w:hAnsi="Times New Roman" w:cs="Times New Roman"/>
            <w:sz w:val="24"/>
            <w:szCs w:val="24"/>
          </w:rPr>
          <w:delText xml:space="preserve">were screened </w:delText>
        </w:r>
      </w:del>
      <w:r>
        <w:rPr>
          <w:rFonts w:ascii="Times New Roman" w:eastAsia="Times New Roman" w:hAnsi="Times New Roman" w:cs="Times New Roman"/>
          <w:sz w:val="24"/>
          <w:szCs w:val="24"/>
        </w:rPr>
        <w:t xml:space="preserve">and excluded if they lacked informatics tools or genomic data, were conference abstracts, dissertations, not peer-reviewed, non-English, published pre-2004, or missing example results. Full articles were then </w:t>
      </w:r>
      <w:r>
        <w:rPr>
          <w:rFonts w:ascii="Times New Roman" w:eastAsia="Times New Roman" w:hAnsi="Times New Roman" w:cs="Times New Roman"/>
          <w:sz w:val="24"/>
          <w:szCs w:val="24"/>
        </w:rPr>
        <w:lastRenderedPageBreak/>
        <w:t>excluded if they showed minimal software discussion, lacked tool URLs, omitted documentation details, or failed to identify potential users.</w:t>
      </w:r>
    </w:p>
    <w:p w14:paraId="5564DF3B" w14:textId="77777777" w:rsidR="003421E0"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12 participants were recruited after receiving an exempt approval from the University of Washington Institutional Review Board (IRB) on September 7th, 2022. This sample size aligns with estimates for thematic saturation in qualitative health research [21-22]. Inclusion criteria were:</w:t>
      </w:r>
    </w:p>
    <w:p w14:paraId="19D4B626" w14:textId="77777777" w:rsidR="003421E0" w:rsidRDefault="00000000">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Graduate student currently at the University of Washington or Tulane University</w:t>
      </w:r>
    </w:p>
    <w:p w14:paraId="105C8FDF" w14:textId="77777777" w:rsidR="003421E0" w:rsidRDefault="00000000">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Prior experience with bioinformatics analysis methodologies</w:t>
      </w:r>
    </w:p>
    <w:p w14:paraId="4A081D1A" w14:textId="77777777" w:rsidR="003421E0" w:rsidRDefault="00000000">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Prior experience with informatics tools and software</w:t>
      </w:r>
    </w:p>
    <w:p w14:paraId="3451460A" w14:textId="77777777" w:rsidR="003421E0" w:rsidRDefault="00000000">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Less than 3 years of experience with genomic analyses</w:t>
      </w:r>
    </w:p>
    <w:p w14:paraId="2CF8AE13" w14:textId="13765DC8" w:rsidR="003421E0"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primary investigator (HP) created a semi-structured interview guide, which was refined after review by a UW qualitative expert and four total pilot interviews. </w:t>
      </w:r>
      <w:proofErr w:type="spellStart"/>
      <w:r>
        <w:rPr>
          <w:rFonts w:ascii="Times New Roman" w:eastAsia="Times New Roman" w:hAnsi="Times New Roman" w:cs="Times New Roman"/>
          <w:sz w:val="24"/>
          <w:szCs w:val="24"/>
        </w:rPr>
        <w:t>DeJonckheere</w:t>
      </w:r>
      <w:proofErr w:type="spellEnd"/>
      <w:r>
        <w:rPr>
          <w:rFonts w:ascii="Times New Roman" w:eastAsia="Times New Roman" w:hAnsi="Times New Roman" w:cs="Times New Roman"/>
          <w:sz w:val="24"/>
          <w:szCs w:val="24"/>
        </w:rPr>
        <w:t xml:space="preserve"> et al. have shown that semi-structured interviews offer an effective balance of rigor and flexibility for extracting qualitative themes [23]. Scheduled for 45 minutes, each interview session included verbal consent, the interview, and a post-interview demographic questionnaire (also approved by the UW IRB). Audio recordings of the interview were stored on a secure UW Zoom-cloud and transcribed via </w:t>
      </w:r>
      <w:proofErr w:type="spellStart"/>
      <w:r>
        <w:rPr>
          <w:rFonts w:ascii="Times New Roman" w:eastAsia="Times New Roman" w:hAnsi="Times New Roman" w:cs="Times New Roman"/>
          <w:sz w:val="24"/>
          <w:szCs w:val="24"/>
        </w:rPr>
        <w:t>HappyScribe</w:t>
      </w:r>
      <w:proofErr w:type="spellEnd"/>
      <w:r>
        <w:rPr>
          <w:rFonts w:ascii="Times New Roman" w:eastAsia="Times New Roman" w:hAnsi="Times New Roman" w:cs="Times New Roman"/>
          <w:sz w:val="24"/>
          <w:szCs w:val="24"/>
        </w:rPr>
        <w:t xml:space="preserve"> [24]. After transcription, the output files were downloaded to a local </w:t>
      </w:r>
      <w:proofErr w:type="spellStart"/>
      <w:r>
        <w:rPr>
          <w:rFonts w:ascii="Times New Roman" w:eastAsia="Times New Roman" w:hAnsi="Times New Roman" w:cs="Times New Roman"/>
          <w:sz w:val="24"/>
          <w:szCs w:val="24"/>
        </w:rPr>
        <w:t>ATLAS.ti</w:t>
      </w:r>
      <w:proofErr w:type="spellEnd"/>
      <w:r>
        <w:rPr>
          <w:rFonts w:ascii="Times New Roman" w:eastAsia="Times New Roman" w:hAnsi="Times New Roman" w:cs="Times New Roman"/>
          <w:sz w:val="24"/>
          <w:szCs w:val="24"/>
        </w:rPr>
        <w:t xml:space="preserve"> project for analysis</w:t>
      </w:r>
      <w:ins w:id="15" w:author="Harsh Patel" w:date="2026-04-23T10:16:00Z" w16du:dateUtc="2026-04-23T14:16:00Z">
        <w:r w:rsidR="001A60FE">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ins w:id="16" w:author="Harsh Patel" w:date="2026-04-23T10:16:00Z" w16du:dateUtc="2026-04-23T14:16:00Z">
        <w:r w:rsidR="001A60FE">
          <w:rPr>
            <w:rFonts w:ascii="Times New Roman" w:eastAsia="Times New Roman" w:hAnsi="Times New Roman" w:cs="Times New Roman"/>
            <w:sz w:val="24"/>
            <w:szCs w:val="24"/>
          </w:rPr>
          <w:t xml:space="preserve">and per security guidelines, </w:t>
        </w:r>
        <w:r w:rsidR="001A60FE">
          <w:rPr>
            <w:rFonts w:ascii="Times New Roman" w:eastAsia="Times New Roman" w:hAnsi="Times New Roman" w:cs="Times New Roman"/>
            <w:sz w:val="24"/>
            <w:szCs w:val="24"/>
          </w:rPr>
          <w:t>all cloud-stored audio recordings and transcripts were permanently deleted</w:t>
        </w:r>
        <w:r w:rsidR="001A60FE" w:rsidDel="001A60FE">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[25]. </w:t>
      </w:r>
      <w:del w:id="17" w:author="Harsh Patel" w:date="2026-04-23T10:16:00Z" w16du:dateUtc="2026-04-23T14:16:00Z">
        <w:r w:rsidDel="001A60FE">
          <w:rPr>
            <w:rFonts w:ascii="Times New Roman" w:eastAsia="Times New Roman" w:hAnsi="Times New Roman" w:cs="Times New Roman"/>
            <w:sz w:val="24"/>
            <w:szCs w:val="24"/>
          </w:rPr>
          <w:delText>Post analysis, in order to adhere to privacy and security guidelines, all cloud-stored audio recordings and transcripts were permanently deleted.</w:delText>
        </w:r>
      </w:del>
    </w:p>
    <w:p w14:paraId="5B3ACA78" w14:textId="1FBD77D1" w:rsidR="003421E0" w:rsidRDefault="00000000">
      <w:pPr>
        <w:spacing w:before="240" w:after="240" w:line="480" w:lineRule="auto"/>
        <w:ind w:firstLine="720"/>
        <w:rPr>
          <w:rFonts w:ascii="Times New Roman" w:eastAsia="Times New Roman" w:hAnsi="Times New Roman" w:cs="Times New Roman"/>
          <w:b/>
          <w:bCs/>
          <w:color w:val="000000"/>
          <w:sz w:val="24"/>
          <w:szCs w:val="24"/>
        </w:rPr>
      </w:pPr>
      <w:del w:id="18" w:author="Harsh Patel" w:date="2026-04-23T10:17:00Z" w16du:dateUtc="2026-04-23T14:17:00Z">
        <w:r w:rsidDel="001A60FE">
          <w:rPr>
            <w:rFonts w:ascii="Times New Roman" w:eastAsia="Times New Roman" w:hAnsi="Times New Roman" w:cs="Times New Roman"/>
            <w:sz w:val="24"/>
            <w:szCs w:val="24"/>
          </w:rPr>
          <w:delText xml:space="preserve">In order </w:delText>
        </w:r>
      </w:del>
      <w:ins w:id="19" w:author="Harsh Patel" w:date="2026-04-23T10:17:00Z" w16du:dateUtc="2026-04-23T14:17:00Z">
        <w:r w:rsidR="001A60FE">
          <w:rPr>
            <w:rFonts w:ascii="Times New Roman" w:eastAsia="Times New Roman" w:hAnsi="Times New Roman" w:cs="Times New Roman"/>
            <w:sz w:val="24"/>
            <w:szCs w:val="24"/>
          </w:rPr>
          <w:t>T</w:t>
        </w:r>
      </w:ins>
      <w:del w:id="20" w:author="Harsh Patel" w:date="2026-04-23T10:17:00Z" w16du:dateUtc="2026-04-23T14:17:00Z">
        <w:r w:rsidDel="001A60FE">
          <w:rPr>
            <w:rFonts w:ascii="Times New Roman" w:eastAsia="Times New Roman" w:hAnsi="Times New Roman" w:cs="Times New Roman"/>
            <w:sz w:val="24"/>
            <w:szCs w:val="24"/>
          </w:rPr>
          <w:delText>t</w:delText>
        </w:r>
      </w:del>
      <w:r>
        <w:rPr>
          <w:rFonts w:ascii="Times New Roman" w:eastAsia="Times New Roman" w:hAnsi="Times New Roman" w:cs="Times New Roman"/>
          <w:sz w:val="24"/>
          <w:szCs w:val="24"/>
        </w:rPr>
        <w:t xml:space="preserve">o </w:t>
      </w:r>
      <w:proofErr w:type="gramStart"/>
      <w:r>
        <w:rPr>
          <w:rFonts w:ascii="Times New Roman" w:eastAsia="Times New Roman" w:hAnsi="Times New Roman" w:cs="Times New Roman"/>
          <w:sz w:val="24"/>
          <w:szCs w:val="24"/>
        </w:rPr>
        <w:t>analyze</w:t>
      </w:r>
      <w:proofErr w:type="gramEnd"/>
      <w:r>
        <w:rPr>
          <w:rFonts w:ascii="Times New Roman" w:eastAsia="Times New Roman" w:hAnsi="Times New Roman" w:cs="Times New Roman"/>
          <w:sz w:val="24"/>
          <w:szCs w:val="24"/>
        </w:rPr>
        <w:t xml:space="preserve"> the transcripts for emergent qualitative themes, template analysis was conducted. Introduced by Crabtree et al., template analysis is a form of thematic analysis </w:t>
      </w:r>
      <w:r>
        <w:rPr>
          <w:rFonts w:ascii="Times New Roman" w:eastAsia="Times New Roman" w:hAnsi="Times New Roman" w:cs="Times New Roman"/>
          <w:sz w:val="24"/>
          <w:szCs w:val="24"/>
        </w:rPr>
        <w:lastRenderedPageBreak/>
        <w:t xml:space="preserve">that utilizes hierarchical coding derived from a </w:t>
      </w:r>
      <w:ins w:id="21" w:author="Harsh Patel" w:date="2026-04-23T10:17:00Z" w16du:dateUtc="2026-04-23T14:17:00Z">
        <w:r w:rsidR="009D3E54">
          <w:rPr>
            <w:rFonts w:ascii="Times New Roman" w:eastAsia="Times New Roman" w:hAnsi="Times New Roman" w:cs="Times New Roman"/>
            <w:sz w:val="24"/>
            <w:szCs w:val="24"/>
          </w:rPr>
          <w:t xml:space="preserve">pre-defined template </w:t>
        </w:r>
      </w:ins>
      <w:del w:id="22" w:author="Harsh Patel" w:date="2026-04-23T10:17:00Z" w16du:dateUtc="2026-04-23T14:17:00Z">
        <w:r w:rsidDel="009D3E54">
          <w:rPr>
            <w:rFonts w:ascii="Times New Roman" w:eastAsia="Times New Roman" w:hAnsi="Times New Roman" w:cs="Times New Roman"/>
            <w:sz w:val="24"/>
            <w:szCs w:val="24"/>
          </w:rPr>
          <w:delText xml:space="preserve">codebook based on an existing template </w:delText>
        </w:r>
      </w:del>
      <w:r>
        <w:rPr>
          <w:rFonts w:ascii="Times New Roman" w:eastAsia="Times New Roman" w:hAnsi="Times New Roman" w:cs="Times New Roman"/>
          <w:sz w:val="24"/>
          <w:szCs w:val="24"/>
        </w:rPr>
        <w:t>in addition to allowing for new codes that may appear from the transcripts</w:t>
      </w:r>
      <w:r w:rsidR="00920016">
        <w:rPr>
          <w:rFonts w:ascii="Times New Roman" w:eastAsia="Times New Roman" w:hAnsi="Times New Roman" w:cs="Times New Roman"/>
          <w:sz w:val="24"/>
          <w:szCs w:val="24"/>
        </w:rPr>
        <w:t xml:space="preserve"> [26]</w:t>
      </w:r>
      <w:r>
        <w:rPr>
          <w:rFonts w:ascii="Times New Roman" w:eastAsia="Times New Roman" w:hAnsi="Times New Roman" w:cs="Times New Roman"/>
          <w:sz w:val="24"/>
          <w:szCs w:val="24"/>
        </w:rPr>
        <w:t xml:space="preserve">. In the context of this study, the </w:t>
      </w:r>
      <w:ins w:id="23" w:author="Harsh Patel" w:date="2026-04-23T10:17:00Z" w16du:dateUtc="2026-04-23T14:17:00Z">
        <w:r w:rsidR="009D3E54">
          <w:rPr>
            <w:rFonts w:ascii="Times New Roman" w:eastAsia="Times New Roman" w:hAnsi="Times New Roman" w:cs="Times New Roman"/>
            <w:sz w:val="24"/>
            <w:szCs w:val="24"/>
          </w:rPr>
          <w:t>interview g</w:t>
        </w:r>
      </w:ins>
      <w:ins w:id="24" w:author="Harsh Patel" w:date="2026-04-23T10:18:00Z" w16du:dateUtc="2026-04-23T14:18:00Z">
        <w:r w:rsidR="009D3E54">
          <w:rPr>
            <w:rFonts w:ascii="Times New Roman" w:eastAsia="Times New Roman" w:hAnsi="Times New Roman" w:cs="Times New Roman"/>
            <w:sz w:val="24"/>
            <w:szCs w:val="24"/>
          </w:rPr>
          <w:t xml:space="preserve">uide itself </w:t>
        </w:r>
      </w:ins>
      <w:del w:id="25" w:author="Harsh Patel" w:date="2026-04-23T10:18:00Z" w16du:dateUtc="2026-04-23T14:18:00Z">
        <w:r w:rsidDel="009D3E54">
          <w:rPr>
            <w:rFonts w:ascii="Times New Roman" w:eastAsia="Times New Roman" w:hAnsi="Times New Roman" w:cs="Times New Roman"/>
            <w:sz w:val="24"/>
            <w:szCs w:val="24"/>
          </w:rPr>
          <w:delText xml:space="preserve">template that </w:delText>
        </w:r>
      </w:del>
      <w:r>
        <w:rPr>
          <w:rFonts w:ascii="Times New Roman" w:eastAsia="Times New Roman" w:hAnsi="Times New Roman" w:cs="Times New Roman"/>
          <w:sz w:val="24"/>
          <w:szCs w:val="24"/>
        </w:rPr>
        <w:t>was utilized as the foundational basis for codebook development</w:t>
      </w:r>
      <w:del w:id="26" w:author="Harsh Patel" w:date="2026-04-23T10:18:00Z" w16du:dateUtc="2026-04-23T14:18:00Z">
        <w:r w:rsidDel="009D3E54">
          <w:rPr>
            <w:rFonts w:ascii="Times New Roman" w:eastAsia="Times New Roman" w:hAnsi="Times New Roman" w:cs="Times New Roman"/>
            <w:sz w:val="24"/>
            <w:szCs w:val="24"/>
          </w:rPr>
          <w:delText xml:space="preserve"> was the interview guide itself</w:delText>
        </w:r>
      </w:del>
      <w:r>
        <w:rPr>
          <w:rFonts w:ascii="Times New Roman" w:eastAsia="Times New Roman" w:hAnsi="Times New Roman" w:cs="Times New Roman"/>
          <w:sz w:val="24"/>
          <w:szCs w:val="24"/>
        </w:rPr>
        <w:t>. The finalized codebook contained twelve hierarchical codes. These codes captured various aspects of the novice genomics researchers' experience, including their first experiences getting into research, the resources used when getting into field, and the specific software tool(s) they utilized. Qualitative themes were categorized by participant reactions (emotional reaction versus cognitive reaction), specific tool attributes (benefits and barriers of specific tools), and broader consequences (impact on upkeep/cost, overall impact on research, and overall user experience). Finally, the codebook also included categories for participant feedback, namely suggested improvements to bioinformatics tools and challenges/concerns with cloud genetics.</w:t>
      </w:r>
    </w:p>
    <w:p w14:paraId="797646F1" w14:textId="7572B0CE" w:rsidR="003421E0" w:rsidRDefault="00000000" w:rsidP="00DA76AA">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Before arriving at the final codebook and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maintain high inter-coder agreement, the primary investigator and an independent coder (JC) achieved a high </w:t>
      </w:r>
      <w:proofErr w:type="spellStart"/>
      <w:r>
        <w:rPr>
          <w:rFonts w:ascii="Times New Roman" w:eastAsia="Times New Roman" w:hAnsi="Times New Roman" w:cs="Times New Roman"/>
          <w:sz w:val="24"/>
          <w:szCs w:val="24"/>
        </w:rPr>
        <w:t>Krippendorff's</w:t>
      </w:r>
      <w:proofErr w:type="spellEnd"/>
      <w:r>
        <w:rPr>
          <w:rFonts w:ascii="Times New Roman" w:eastAsia="Times New Roman" w:hAnsi="Times New Roman" w:cs="Times New Roman"/>
          <w:sz w:val="24"/>
          <w:szCs w:val="24"/>
        </w:rPr>
        <w:t xml:space="preserve"> Cu/cu-alpha coefficient of 0.919 [27-28] on 4 initial transcripts before independently coding the remaining transcripts.</w:t>
      </w:r>
      <w:r w:rsidR="009557C3">
        <w:rPr>
          <w:rFonts w:ascii="Times New Roman" w:eastAsia="Times New Roman" w:hAnsi="Times New Roman" w:cs="Times New Roman"/>
          <w:sz w:val="24"/>
          <w:szCs w:val="24"/>
        </w:rPr>
        <w:t xml:space="preserve"> </w:t>
      </w:r>
      <w:ins w:id="27" w:author="Harsh Patel" w:date="2026-04-23T10:04:00Z" w16du:dateUtc="2026-04-23T14:04:00Z">
        <w:r w:rsidR="00DA76AA">
          <w:rPr>
            <w:rFonts w:ascii="Times New Roman" w:eastAsia="Times New Roman" w:hAnsi="Times New Roman" w:cs="Times New Roman"/>
            <w:sz w:val="24"/>
            <w:szCs w:val="24"/>
          </w:rPr>
          <w:t xml:space="preserve">The raw and coded transcripts, along with the entire codebook and interview guide, can be found at </w:t>
        </w:r>
        <w:r w:rsidR="00DA76AA">
          <w:rPr>
            <w:rFonts w:ascii="Times New Roman" w:eastAsia="Times New Roman" w:hAnsi="Times New Roman" w:cs="Times New Roman"/>
            <w:sz w:val="24"/>
            <w:szCs w:val="24"/>
          </w:rPr>
          <w:fldChar w:fldCharType="begin"/>
        </w:r>
        <w:r w:rsidR="00DA76AA">
          <w:rPr>
            <w:rFonts w:ascii="Times New Roman" w:eastAsia="Times New Roman" w:hAnsi="Times New Roman" w:cs="Times New Roman"/>
            <w:sz w:val="24"/>
            <w:szCs w:val="24"/>
          </w:rPr>
          <w:instrText>HYPERLINK "</w:instrText>
        </w:r>
        <w:r w:rsidR="00DA76AA" w:rsidRPr="009557C3">
          <w:rPr>
            <w:rFonts w:ascii="Times New Roman" w:eastAsia="Times New Roman" w:hAnsi="Times New Roman" w:cs="Times New Roman"/>
            <w:sz w:val="24"/>
            <w:szCs w:val="24"/>
          </w:rPr>
          <w:instrText>https://github.com/hvpatel96/NGI_Needs_Assessment</w:instrText>
        </w:r>
        <w:r w:rsidR="00DA76AA">
          <w:rPr>
            <w:rFonts w:ascii="Times New Roman" w:eastAsia="Times New Roman" w:hAnsi="Times New Roman" w:cs="Times New Roman"/>
            <w:sz w:val="24"/>
            <w:szCs w:val="24"/>
          </w:rPr>
          <w:instrText>/"</w:instrText>
        </w:r>
        <w:r w:rsidR="00DA76AA">
          <w:rPr>
            <w:rFonts w:ascii="Times New Roman" w:eastAsia="Times New Roman" w:hAnsi="Times New Roman" w:cs="Times New Roman"/>
            <w:sz w:val="24"/>
            <w:szCs w:val="24"/>
          </w:rPr>
          <w:fldChar w:fldCharType="separate"/>
        </w:r>
        <w:r w:rsidR="00DA76AA" w:rsidRPr="001875E1">
          <w:rPr>
            <w:rStyle w:val="Hyperlink"/>
            <w:rFonts w:ascii="Times New Roman" w:eastAsia="Times New Roman" w:hAnsi="Times New Roman" w:cs="Times New Roman"/>
            <w:sz w:val="24"/>
            <w:szCs w:val="24"/>
          </w:rPr>
          <w:t>https://github.com/hvpatel96/NGI_Needs_Assessment/</w:t>
        </w:r>
        <w:r w:rsidR="00DA76AA">
          <w:rPr>
            <w:rFonts w:ascii="Times New Roman" w:eastAsia="Times New Roman" w:hAnsi="Times New Roman" w:cs="Times New Roman"/>
            <w:sz w:val="24"/>
            <w:szCs w:val="24"/>
          </w:rPr>
          <w:fldChar w:fldCharType="end"/>
        </w:r>
        <w:r w:rsidR="00DA76AA">
          <w:rPr>
            <w:rFonts w:ascii="Times New Roman" w:eastAsia="Times New Roman" w:hAnsi="Times New Roman" w:cs="Times New Roman"/>
            <w:sz w:val="24"/>
            <w:szCs w:val="24"/>
          </w:rPr>
          <w:t xml:space="preserve">. </w:t>
        </w:r>
      </w:ins>
    </w:p>
    <w:p w14:paraId="498C743A" w14:textId="77777777" w:rsidR="003421E0"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synthesize the knowledge gained from the literature review and needs assessment, an evaluation rubric was developed. Evaluation, within the context of professional assessment, is defined as the systematic determination of the quality or value of something [29]. A good evaluation requires knowledge about the evaluand (what you are evaluating), its background, and its context [30]. For this step, the evaluand was the effectiveness and usability of existing bioinformatics tools within the context of NGRs</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 xml:space="preserve">[31]. Utilizing the methodology for evaluating </w:t>
      </w:r>
      <w:r>
        <w:rPr>
          <w:rFonts w:ascii="Times New Roman" w:eastAsia="Times New Roman" w:hAnsi="Times New Roman" w:cs="Times New Roman"/>
          <w:sz w:val="24"/>
          <w:szCs w:val="24"/>
        </w:rPr>
        <w:lastRenderedPageBreak/>
        <w:t xml:space="preserve">bioinformatics tools and training practices from Xie et al. and </w:t>
      </w:r>
      <w:proofErr w:type="spellStart"/>
      <w:r>
        <w:rPr>
          <w:rFonts w:ascii="Times New Roman" w:eastAsia="Times New Roman" w:hAnsi="Times New Roman" w:cs="Times New Roman"/>
          <w:sz w:val="24"/>
          <w:szCs w:val="24"/>
        </w:rPr>
        <w:t>Tracentenberg</w:t>
      </w:r>
      <w:proofErr w:type="spellEnd"/>
      <w:r>
        <w:rPr>
          <w:rFonts w:ascii="Times New Roman" w:eastAsia="Times New Roman" w:hAnsi="Times New Roman" w:cs="Times New Roman"/>
          <w:sz w:val="24"/>
          <w:szCs w:val="24"/>
        </w:rPr>
        <w:t xml:space="preserve"> et al., an initial set of evaluation criteria were created to begin rubric creation [32-33]. These criteria were then adjusted to incorporate the needs of NGRs and the strengths and weaknesses of bioinformatics tools gathered from the literature review. The primary investigator then utilized Markiewicz et al.’s primer on evaluation framework development to create a scoring metric for each </w:t>
      </w:r>
      <w:proofErr w:type="gramStart"/>
      <w:r>
        <w:rPr>
          <w:rFonts w:ascii="Times New Roman" w:eastAsia="Times New Roman" w:hAnsi="Times New Roman" w:cs="Times New Roman"/>
          <w:sz w:val="24"/>
          <w:szCs w:val="24"/>
        </w:rPr>
        <w:t>criteria</w:t>
      </w:r>
      <w:proofErr w:type="gramEnd"/>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[34].</w:t>
      </w:r>
    </w:p>
    <w:p w14:paraId="2C53A578" w14:textId="77777777" w:rsidR="003421E0"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1FFFC29D" w14:textId="77777777" w:rsidR="003421E0"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After querying the literature databases, we identified 385 potential studies. Upon removing duplicates (196) and screening titles/abstracts (133), 56 full-text studies remained. Of these, 22 were excluded due to lacking genomic tool availability, documentation, or target audience information. Ultimately, 34 studies remained for the literature review.</w:t>
      </w:r>
    </w:p>
    <w:p w14:paraId="31D9C898" w14:textId="77777777" w:rsidR="003421E0"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Of the genomics analysis tools from the 34 studies, 32 (94%) had documentation/tutorial content provided, 17 (50%) had a graphical user interface, 8 (24%) were cloud-compatible, 8 mentioned some UCD considerations (24%), and only 7 (21%) studies mentioned a target audience of novice users.</w:t>
      </w:r>
    </w:p>
    <w:p w14:paraId="0AF1349B" w14:textId="77777777" w:rsidR="003421E0"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total of 12 participants were interviewed, with a mean age of 27 years (SD 7, range 21–48). The cohort was predominantly female (58%, N=7) and non-Hispanic/Latino (92%, N=11). The racial breakdown was 50% Asian (N=6), 33% White (N=4), and 8.5% each for multi-race and other/non-specified. Highest education level was split between Bachelor’s (50%) and Master’s (42%) degrees, with one participant holding a Doctor of Medicine degree (8%). Reflecting their status as novice researchers, 75% had less than two years of experience working </w:t>
      </w:r>
      <w:r>
        <w:rPr>
          <w:rFonts w:ascii="Times New Roman" w:eastAsia="Times New Roman" w:hAnsi="Times New Roman" w:cs="Times New Roman"/>
          <w:sz w:val="24"/>
          <w:szCs w:val="24"/>
        </w:rPr>
        <w:lastRenderedPageBreak/>
        <w:t>with genetic data (33% less than 1 year, 42% 1–2 years), and the median self-reported familiarity with genomics was 3 out of 5.</w:t>
      </w:r>
    </w:p>
    <w:p w14:paraId="627BD96D" w14:textId="77777777" w:rsidR="003421E0"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Participants’ emotional reactions varied when first utilizing bioinformatics tools. Some reported satisfaction and excitement:</w:t>
      </w:r>
    </w:p>
    <w:p w14:paraId="44511080" w14:textId="77777777" w:rsidR="003421E0" w:rsidRDefault="00000000">
      <w:pPr>
        <w:spacing w:after="240" w:line="480" w:lineRule="auto"/>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“Well, I was super excited about </w:t>
      </w:r>
      <w:proofErr w:type="gramStart"/>
      <w:r>
        <w:rPr>
          <w:rFonts w:ascii="Times New Roman" w:eastAsia="Times New Roman" w:hAnsi="Times New Roman" w:cs="Times New Roman"/>
          <w:i/>
          <w:iCs/>
          <w:sz w:val="24"/>
          <w:szCs w:val="24"/>
        </w:rPr>
        <w:t>it, actually</w:t>
      </w:r>
      <w:proofErr w:type="gramEnd"/>
      <w:r>
        <w:rPr>
          <w:rFonts w:ascii="Times New Roman" w:eastAsia="Times New Roman" w:hAnsi="Times New Roman" w:cs="Times New Roman"/>
          <w:i/>
          <w:iCs/>
          <w:sz w:val="24"/>
          <w:szCs w:val="24"/>
        </w:rPr>
        <w:t xml:space="preserve">. This was </w:t>
      </w:r>
      <w:proofErr w:type="gramStart"/>
      <w:r>
        <w:rPr>
          <w:rFonts w:ascii="Times New Roman" w:eastAsia="Times New Roman" w:hAnsi="Times New Roman" w:cs="Times New Roman"/>
          <w:i/>
          <w:iCs/>
          <w:sz w:val="24"/>
          <w:szCs w:val="24"/>
        </w:rPr>
        <w:t>actually my</w:t>
      </w:r>
      <w:proofErr w:type="gramEnd"/>
      <w:r>
        <w:rPr>
          <w:rFonts w:ascii="Times New Roman" w:eastAsia="Times New Roman" w:hAnsi="Times New Roman" w:cs="Times New Roman"/>
          <w:i/>
          <w:iCs/>
          <w:sz w:val="24"/>
          <w:szCs w:val="24"/>
        </w:rPr>
        <w:t xml:space="preserve"> first time that I got to look at real data and trying to figure out how to use it and make it useful.” (P12)</w:t>
      </w:r>
    </w:p>
    <w:p w14:paraId="74F2D989" w14:textId="77777777" w:rsidR="003421E0"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the primary emotions shared by </w:t>
      </w:r>
      <w:proofErr w:type="gramStart"/>
      <w:r>
        <w:rPr>
          <w:rFonts w:ascii="Times New Roman" w:eastAsia="Times New Roman" w:hAnsi="Times New Roman" w:cs="Times New Roman"/>
          <w:sz w:val="24"/>
          <w:szCs w:val="24"/>
        </w:rPr>
        <w:t>the majority of</w:t>
      </w:r>
      <w:proofErr w:type="gramEnd"/>
      <w:r>
        <w:rPr>
          <w:rFonts w:ascii="Times New Roman" w:eastAsia="Times New Roman" w:hAnsi="Times New Roman" w:cs="Times New Roman"/>
          <w:sz w:val="24"/>
          <w:szCs w:val="24"/>
        </w:rPr>
        <w:t xml:space="preserve"> the participants were frustration, confusion, and being overwhelmed:</w:t>
      </w:r>
    </w:p>
    <w:p w14:paraId="23905136" w14:textId="77777777" w:rsidR="003421E0" w:rsidRDefault="00000000">
      <w:pPr>
        <w:spacing w:before="240" w:after="240" w:line="480" w:lineRule="auto"/>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“Honestly, that was terrible for me ... a starter, the documentation and the reason you run through the pipeline [PLINK] is it's </w:t>
      </w:r>
      <w:proofErr w:type="gramStart"/>
      <w:r>
        <w:rPr>
          <w:rFonts w:ascii="Times New Roman" w:eastAsia="Times New Roman" w:hAnsi="Times New Roman" w:cs="Times New Roman"/>
          <w:i/>
          <w:iCs/>
          <w:sz w:val="24"/>
          <w:szCs w:val="24"/>
        </w:rPr>
        <w:t>really hard</w:t>
      </w:r>
      <w:proofErr w:type="gramEnd"/>
      <w:r>
        <w:rPr>
          <w:rFonts w:ascii="Times New Roman" w:eastAsia="Times New Roman" w:hAnsi="Times New Roman" w:cs="Times New Roman"/>
          <w:i/>
          <w:iCs/>
          <w:sz w:val="24"/>
          <w:szCs w:val="24"/>
        </w:rPr>
        <w:t xml:space="preserve">, like, for a starter to figure out every component in that. So that's going to cause a lot of </w:t>
      </w:r>
      <w:proofErr w:type="gramStart"/>
      <w:r>
        <w:rPr>
          <w:rFonts w:ascii="Times New Roman" w:eastAsia="Times New Roman" w:hAnsi="Times New Roman" w:cs="Times New Roman"/>
          <w:i/>
          <w:iCs/>
          <w:sz w:val="24"/>
          <w:szCs w:val="24"/>
        </w:rPr>
        <w:t>headache</w:t>
      </w:r>
      <w:proofErr w:type="gramEnd"/>
      <w:r>
        <w:rPr>
          <w:rFonts w:ascii="Times New Roman" w:eastAsia="Times New Roman" w:hAnsi="Times New Roman" w:cs="Times New Roman"/>
          <w:i/>
          <w:iCs/>
          <w:sz w:val="24"/>
          <w:szCs w:val="24"/>
        </w:rPr>
        <w:t>.” (P2)</w:t>
      </w:r>
    </w:p>
    <w:p w14:paraId="72884295" w14:textId="77777777" w:rsidR="003421E0"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These emotions mirrored cognitive reactions regarding initial concerns. Most lacked the domain and technical knowledge required to utilize their tools:</w:t>
      </w:r>
    </w:p>
    <w:p w14:paraId="706F3048" w14:textId="77777777" w:rsidR="003421E0" w:rsidRDefault="00000000">
      <w:pPr>
        <w:spacing w:before="240" w:after="240" w:line="480" w:lineRule="auto"/>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“So, I think that it [Bioconductor GWAS] feels a lot of them feel like a black box, essentially, where at least in my experience, you don't know what's going on. You don't know if it's working. You put the arguments </w:t>
      </w:r>
      <w:proofErr w:type="gramStart"/>
      <w:r>
        <w:rPr>
          <w:rFonts w:ascii="Times New Roman" w:eastAsia="Times New Roman" w:hAnsi="Times New Roman" w:cs="Times New Roman"/>
          <w:i/>
          <w:iCs/>
          <w:sz w:val="24"/>
          <w:szCs w:val="24"/>
        </w:rPr>
        <w:t>in</w:t>
      </w:r>
      <w:proofErr w:type="gramEnd"/>
      <w:r>
        <w:rPr>
          <w:rFonts w:ascii="Times New Roman" w:eastAsia="Times New Roman" w:hAnsi="Times New Roman" w:cs="Times New Roman"/>
          <w:i/>
          <w:iCs/>
          <w:sz w:val="24"/>
          <w:szCs w:val="24"/>
        </w:rPr>
        <w:t xml:space="preserve"> and you pray, and then when it finishes, you'll see if it worked or not.” (P6)</w:t>
      </w:r>
    </w:p>
    <w:p w14:paraId="749C388F" w14:textId="77777777" w:rsidR="003421E0" w:rsidRDefault="00000000">
      <w:pPr>
        <w:spacing w:before="240" w:after="240" w:line="480" w:lineRule="auto"/>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“It </w:t>
      </w:r>
      <w:proofErr w:type="gramStart"/>
      <w:r>
        <w:rPr>
          <w:rFonts w:ascii="Times New Roman" w:eastAsia="Times New Roman" w:hAnsi="Times New Roman" w:cs="Times New Roman"/>
          <w:i/>
          <w:iCs/>
          <w:sz w:val="24"/>
          <w:szCs w:val="24"/>
        </w:rPr>
        <w:t>definitely caused</w:t>
      </w:r>
      <w:proofErr w:type="gramEnd"/>
      <w:r>
        <w:rPr>
          <w:rFonts w:ascii="Times New Roman" w:eastAsia="Times New Roman" w:hAnsi="Times New Roman" w:cs="Times New Roman"/>
          <w:i/>
          <w:iCs/>
          <w:sz w:val="24"/>
          <w:szCs w:val="24"/>
        </w:rPr>
        <w:t xml:space="preserve"> a lot of frustrations because of their documentation and some of those error messages. It's not </w:t>
      </w:r>
      <w:proofErr w:type="gramStart"/>
      <w:r>
        <w:rPr>
          <w:rFonts w:ascii="Times New Roman" w:eastAsia="Times New Roman" w:hAnsi="Times New Roman" w:cs="Times New Roman"/>
          <w:i/>
          <w:iCs/>
          <w:sz w:val="24"/>
          <w:szCs w:val="24"/>
        </w:rPr>
        <w:t>really clear</w:t>
      </w:r>
      <w:proofErr w:type="gramEnd"/>
      <w:r>
        <w:rPr>
          <w:rFonts w:ascii="Times New Roman" w:eastAsia="Times New Roman" w:hAnsi="Times New Roman" w:cs="Times New Roman"/>
          <w:i/>
          <w:iCs/>
          <w:sz w:val="24"/>
          <w:szCs w:val="24"/>
        </w:rPr>
        <w:t xml:space="preserve">. When you also Google that [the errors] there </w:t>
      </w:r>
      <w:r>
        <w:rPr>
          <w:rFonts w:ascii="Times New Roman" w:eastAsia="Times New Roman" w:hAnsi="Times New Roman" w:cs="Times New Roman"/>
          <w:i/>
          <w:iCs/>
          <w:sz w:val="24"/>
          <w:szCs w:val="24"/>
        </w:rPr>
        <w:lastRenderedPageBreak/>
        <w:t xml:space="preserve">are a bunch of other people googling the same </w:t>
      </w:r>
      <w:proofErr w:type="gramStart"/>
      <w:r>
        <w:rPr>
          <w:rFonts w:ascii="Times New Roman" w:eastAsia="Times New Roman" w:hAnsi="Times New Roman" w:cs="Times New Roman"/>
          <w:i/>
          <w:iCs/>
          <w:sz w:val="24"/>
          <w:szCs w:val="24"/>
        </w:rPr>
        <w:t>things</w:t>
      </w:r>
      <w:proofErr w:type="gramEnd"/>
      <w:r>
        <w:rPr>
          <w:rFonts w:ascii="Times New Roman" w:eastAsia="Times New Roman" w:hAnsi="Times New Roman" w:cs="Times New Roman"/>
          <w:i/>
          <w:iCs/>
          <w:sz w:val="24"/>
          <w:szCs w:val="24"/>
        </w:rPr>
        <w:t xml:space="preserve"> you could </w:t>
      </w:r>
      <w:proofErr w:type="gramStart"/>
      <w:r>
        <w:rPr>
          <w:rFonts w:ascii="Times New Roman" w:eastAsia="Times New Roman" w:hAnsi="Times New Roman" w:cs="Times New Roman"/>
          <w:i/>
          <w:iCs/>
          <w:sz w:val="24"/>
          <w:szCs w:val="24"/>
        </w:rPr>
        <w:t>find</w:t>
      </w:r>
      <w:proofErr w:type="gramEnd"/>
      <w:r>
        <w:rPr>
          <w:rFonts w:ascii="Times New Roman" w:eastAsia="Times New Roman" w:hAnsi="Times New Roman" w:cs="Times New Roman"/>
          <w:i/>
          <w:iCs/>
          <w:sz w:val="24"/>
          <w:szCs w:val="24"/>
        </w:rPr>
        <w:t xml:space="preserve"> and the answers are </w:t>
      </w:r>
      <w:proofErr w:type="gramStart"/>
      <w:r>
        <w:rPr>
          <w:rFonts w:ascii="Times New Roman" w:eastAsia="Times New Roman" w:hAnsi="Times New Roman" w:cs="Times New Roman"/>
          <w:i/>
          <w:iCs/>
          <w:sz w:val="24"/>
          <w:szCs w:val="24"/>
        </w:rPr>
        <w:t>actually various</w:t>
      </w:r>
      <w:proofErr w:type="gramEnd"/>
      <w:r>
        <w:rPr>
          <w:rFonts w:ascii="Times New Roman" w:eastAsia="Times New Roman" w:hAnsi="Times New Roman" w:cs="Times New Roman"/>
          <w:i/>
          <w:iCs/>
          <w:sz w:val="24"/>
          <w:szCs w:val="24"/>
        </w:rPr>
        <w:t>.” (P2)</w:t>
      </w:r>
    </w:p>
    <w:p w14:paraId="2832B046" w14:textId="77777777" w:rsidR="003421E0"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Conversely, a few participants reported sufficient initial comprehension, which improved after following tutorials or prolonged use:</w:t>
      </w:r>
    </w:p>
    <w:p w14:paraId="3BA13DAE" w14:textId="77777777" w:rsidR="003421E0" w:rsidRDefault="00000000">
      <w:pPr>
        <w:spacing w:before="240" w:after="240" w:line="480" w:lineRule="auto"/>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“It [</w:t>
      </w:r>
      <w:proofErr w:type="spellStart"/>
      <w:r>
        <w:rPr>
          <w:rFonts w:ascii="Times New Roman" w:eastAsia="Times New Roman" w:hAnsi="Times New Roman" w:cs="Times New Roman"/>
          <w:i/>
          <w:iCs/>
          <w:sz w:val="24"/>
          <w:szCs w:val="24"/>
        </w:rPr>
        <w:t>AllOfUs</w:t>
      </w:r>
      <w:proofErr w:type="spellEnd"/>
      <w:r>
        <w:rPr>
          <w:rFonts w:ascii="Times New Roman" w:eastAsia="Times New Roman" w:hAnsi="Times New Roman" w:cs="Times New Roman"/>
          <w:i/>
          <w:iCs/>
          <w:sz w:val="24"/>
          <w:szCs w:val="24"/>
        </w:rPr>
        <w:t xml:space="preserve">] didn't really have anything that I thought that they were missing. I thought they were </w:t>
      </w:r>
      <w:proofErr w:type="gramStart"/>
      <w:r>
        <w:rPr>
          <w:rFonts w:ascii="Times New Roman" w:eastAsia="Times New Roman" w:hAnsi="Times New Roman" w:cs="Times New Roman"/>
          <w:i/>
          <w:iCs/>
          <w:sz w:val="24"/>
          <w:szCs w:val="24"/>
        </w:rPr>
        <w:t>pretty clear</w:t>
      </w:r>
      <w:proofErr w:type="gramEnd"/>
      <w:r>
        <w:rPr>
          <w:rFonts w:ascii="Times New Roman" w:eastAsia="Times New Roman" w:hAnsi="Times New Roman" w:cs="Times New Roman"/>
          <w:i/>
          <w:iCs/>
          <w:sz w:val="24"/>
          <w:szCs w:val="24"/>
        </w:rPr>
        <w:t xml:space="preserve"> on how to use everything and they're very informative. And then they also add a more detailed help support system in terms of like, if you did get lost in trying to understand how to use one of their specific tasks that they had.” (P5)</w:t>
      </w:r>
    </w:p>
    <w:p w14:paraId="33C8044B" w14:textId="77777777" w:rsidR="003421E0"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Positively, participants appreciated provided tutorials, documentation, tool robustness (even with large datasets), and built-in privacy and security </w:t>
      </w:r>
      <w:proofErr w:type="spellStart"/>
      <w:r>
        <w:rPr>
          <w:rFonts w:ascii="Times New Roman" w:eastAsia="Times New Roman" w:hAnsi="Times New Roman" w:cs="Times New Roman"/>
          <w:sz w:val="24"/>
          <w:szCs w:val="24"/>
        </w:rPr>
        <w:t>security</w:t>
      </w:r>
      <w:proofErr w:type="spellEnd"/>
      <w:r>
        <w:rPr>
          <w:rFonts w:ascii="Times New Roman" w:eastAsia="Times New Roman" w:hAnsi="Times New Roman" w:cs="Times New Roman"/>
          <w:sz w:val="24"/>
          <w:szCs w:val="24"/>
        </w:rPr>
        <w:t xml:space="preserve"> precautions:</w:t>
      </w:r>
    </w:p>
    <w:p w14:paraId="1B59810C" w14:textId="77777777" w:rsidR="003421E0" w:rsidRDefault="00000000">
      <w:pPr>
        <w:spacing w:before="240" w:after="240" w:line="480" w:lineRule="auto"/>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 think the biggest plus for me is that it has very robust documentation. It still has some holes in it, I think, but the least of the software tools that I was using. At least it's </w:t>
      </w:r>
      <w:proofErr w:type="gramStart"/>
      <w:r>
        <w:rPr>
          <w:rFonts w:ascii="Times New Roman" w:eastAsia="Times New Roman" w:hAnsi="Times New Roman" w:cs="Times New Roman"/>
          <w:i/>
          <w:iCs/>
          <w:sz w:val="24"/>
          <w:szCs w:val="24"/>
        </w:rPr>
        <w:t>pretty simple</w:t>
      </w:r>
      <w:proofErr w:type="gramEnd"/>
      <w:r>
        <w:rPr>
          <w:rFonts w:ascii="Times New Roman" w:eastAsia="Times New Roman" w:hAnsi="Times New Roman" w:cs="Times New Roman"/>
          <w:i/>
          <w:iCs/>
          <w:sz w:val="24"/>
          <w:szCs w:val="24"/>
        </w:rPr>
        <w:t xml:space="preserve"> to go from zero to being able to use it.” (P6)</w:t>
      </w:r>
    </w:p>
    <w:p w14:paraId="53B86DFE" w14:textId="77777777" w:rsidR="003421E0"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Conversely, negatives included trouble during initial setup, lack of thorough error messages, lack of user-friendly interfaces, and challenges sharing results </w:t>
      </w:r>
      <w:proofErr w:type="gramStart"/>
      <w:r>
        <w:rPr>
          <w:rFonts w:ascii="Times New Roman" w:eastAsia="Times New Roman" w:hAnsi="Times New Roman" w:cs="Times New Roman"/>
          <w:sz w:val="24"/>
          <w:szCs w:val="24"/>
        </w:rPr>
        <w:t>outputted</w:t>
      </w:r>
      <w:proofErr w:type="gramEnd"/>
      <w:r>
        <w:rPr>
          <w:rFonts w:ascii="Times New Roman" w:eastAsia="Times New Roman" w:hAnsi="Times New Roman" w:cs="Times New Roman"/>
          <w:sz w:val="24"/>
          <w:szCs w:val="24"/>
        </w:rPr>
        <w:t xml:space="preserve"> to colleagues or other pipelines:</w:t>
      </w:r>
    </w:p>
    <w:p w14:paraId="656091CC" w14:textId="77777777" w:rsidR="003421E0" w:rsidRDefault="00000000">
      <w:pPr>
        <w:spacing w:before="240" w:after="240" w:line="480" w:lineRule="auto"/>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 think </w:t>
      </w:r>
      <w:proofErr w:type="gramStart"/>
      <w:r>
        <w:rPr>
          <w:rFonts w:ascii="Times New Roman" w:eastAsia="Times New Roman" w:hAnsi="Times New Roman" w:cs="Times New Roman"/>
          <w:i/>
          <w:iCs/>
          <w:sz w:val="24"/>
          <w:szCs w:val="24"/>
        </w:rPr>
        <w:t>often times</w:t>
      </w:r>
      <w:proofErr w:type="gramEnd"/>
      <w:r>
        <w:rPr>
          <w:rFonts w:ascii="Times New Roman" w:eastAsia="Times New Roman" w:hAnsi="Times New Roman" w:cs="Times New Roman"/>
          <w:i/>
          <w:iCs/>
          <w:sz w:val="24"/>
          <w:szCs w:val="24"/>
        </w:rPr>
        <w:t xml:space="preserve"> some tools are set up in a way where it's not immediately evident what you need to do. It was frustrating because you would submit something and you wouldn't know for a while </w:t>
      </w:r>
      <w:proofErr w:type="gramStart"/>
      <w:r>
        <w:rPr>
          <w:rFonts w:ascii="Times New Roman" w:eastAsia="Times New Roman" w:hAnsi="Times New Roman" w:cs="Times New Roman"/>
          <w:i/>
          <w:iCs/>
          <w:sz w:val="24"/>
          <w:szCs w:val="24"/>
        </w:rPr>
        <w:t>whether or not</w:t>
      </w:r>
      <w:proofErr w:type="gramEnd"/>
      <w:r>
        <w:rPr>
          <w:rFonts w:ascii="Times New Roman" w:eastAsia="Times New Roman" w:hAnsi="Times New Roman" w:cs="Times New Roman"/>
          <w:i/>
          <w:iCs/>
          <w:sz w:val="24"/>
          <w:szCs w:val="24"/>
        </w:rPr>
        <w:t xml:space="preserve"> it worked. And </w:t>
      </w:r>
      <w:proofErr w:type="gramStart"/>
      <w:r>
        <w:rPr>
          <w:rFonts w:ascii="Times New Roman" w:eastAsia="Times New Roman" w:hAnsi="Times New Roman" w:cs="Times New Roman"/>
          <w:i/>
          <w:iCs/>
          <w:sz w:val="24"/>
          <w:szCs w:val="24"/>
        </w:rPr>
        <w:t>so</w:t>
      </w:r>
      <w:proofErr w:type="gramEnd"/>
      <w:r>
        <w:rPr>
          <w:rFonts w:ascii="Times New Roman" w:eastAsia="Times New Roman" w:hAnsi="Times New Roman" w:cs="Times New Roman"/>
          <w:i/>
          <w:iCs/>
          <w:sz w:val="24"/>
          <w:szCs w:val="24"/>
        </w:rPr>
        <w:t xml:space="preserve"> then you get the error or whatever a few hours later and then you </w:t>
      </w:r>
      <w:proofErr w:type="gramStart"/>
      <w:r>
        <w:rPr>
          <w:rFonts w:ascii="Times New Roman" w:eastAsia="Times New Roman" w:hAnsi="Times New Roman" w:cs="Times New Roman"/>
          <w:i/>
          <w:iCs/>
          <w:sz w:val="24"/>
          <w:szCs w:val="24"/>
        </w:rPr>
        <w:t>have to</w:t>
      </w:r>
      <w:proofErr w:type="gramEnd"/>
      <w:r>
        <w:rPr>
          <w:rFonts w:ascii="Times New Roman" w:eastAsia="Times New Roman" w:hAnsi="Times New Roman" w:cs="Times New Roman"/>
          <w:i/>
          <w:iCs/>
          <w:sz w:val="24"/>
          <w:szCs w:val="24"/>
        </w:rPr>
        <w:t xml:space="preserve"> debug and you feel like you've lost a few hours.” (P8)</w:t>
      </w:r>
    </w:p>
    <w:p w14:paraId="44C627DC" w14:textId="77777777" w:rsidR="003421E0"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Despite entry barriers, most participants benefited from learning these tools. Recommendations for improvement (9/12 participants) heavily focused on clearer error messages, interactive environments, and better documentation written in layman’s terms:</w:t>
      </w:r>
    </w:p>
    <w:p w14:paraId="00F3FA38" w14:textId="77777777" w:rsidR="003421E0" w:rsidRDefault="00000000">
      <w:pPr>
        <w:spacing w:before="240" w:after="240" w:line="480" w:lineRule="auto"/>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 expected more documentation on the whole thing. They have some documentation, but they don't have many examples. </w:t>
      </w:r>
      <w:proofErr w:type="gramStart"/>
      <w:r>
        <w:rPr>
          <w:rFonts w:ascii="Times New Roman" w:eastAsia="Times New Roman" w:hAnsi="Times New Roman" w:cs="Times New Roman"/>
          <w:i/>
          <w:iCs/>
          <w:sz w:val="24"/>
          <w:szCs w:val="24"/>
        </w:rPr>
        <w:t>So</w:t>
      </w:r>
      <w:proofErr w:type="gramEnd"/>
      <w:r>
        <w:rPr>
          <w:rFonts w:ascii="Times New Roman" w:eastAsia="Times New Roman" w:hAnsi="Times New Roman" w:cs="Times New Roman"/>
          <w:i/>
          <w:iCs/>
          <w:sz w:val="24"/>
          <w:szCs w:val="24"/>
        </w:rPr>
        <w:t xml:space="preserve"> I think they could really improve in that regard.” (P3)</w:t>
      </w:r>
    </w:p>
    <w:p w14:paraId="2AD2DAE9" w14:textId="77777777" w:rsidR="003421E0" w:rsidRDefault="00000000">
      <w:pPr>
        <w:pStyle w:val="Heading5"/>
        <w:keepNext w:val="0"/>
        <w:keepLines w:val="0"/>
        <w:spacing w:before="220" w:after="40" w:line="480" w:lineRule="auto"/>
        <w:ind w:left="740"/>
        <w:rPr>
          <w:rFonts w:ascii="Times New Roman" w:eastAsia="Times New Roman" w:hAnsi="Times New Roman" w:cs="Times New Roman"/>
          <w:i/>
          <w:iCs/>
          <w:color w:val="000000"/>
          <w:sz w:val="24"/>
          <w:szCs w:val="24"/>
        </w:rPr>
      </w:pPr>
      <w:bookmarkStart w:id="28" w:name="_2aio8dj8bhc" w:colFirst="0" w:colLast="0"/>
      <w:bookmarkEnd w:id="28"/>
      <w:r>
        <w:rPr>
          <w:rFonts w:ascii="Times New Roman" w:eastAsia="Times New Roman" w:hAnsi="Times New Roman" w:cs="Times New Roman"/>
          <w:i/>
          <w:iCs/>
          <w:color w:val="000000"/>
          <w:sz w:val="24"/>
          <w:szCs w:val="24"/>
        </w:rPr>
        <w:t xml:space="preserve">“I would definitely </w:t>
      </w:r>
      <w:proofErr w:type="gramStart"/>
      <w:r>
        <w:rPr>
          <w:rFonts w:ascii="Times New Roman" w:eastAsia="Times New Roman" w:hAnsi="Times New Roman" w:cs="Times New Roman"/>
          <w:i/>
          <w:iCs/>
          <w:color w:val="000000"/>
          <w:sz w:val="24"/>
          <w:szCs w:val="24"/>
        </w:rPr>
        <w:t>wanted</w:t>
      </w:r>
      <w:proofErr w:type="gramEnd"/>
      <w:r>
        <w:rPr>
          <w:rFonts w:ascii="Times New Roman" w:eastAsia="Times New Roman" w:hAnsi="Times New Roman" w:cs="Times New Roman"/>
          <w:i/>
          <w:iCs/>
          <w:color w:val="000000"/>
          <w:sz w:val="24"/>
          <w:szCs w:val="24"/>
        </w:rPr>
        <w:t xml:space="preserve"> them to provide more examples of the workflow and how the tutorial would go. Like, if you were doing some genomic analysis and you need to say grab or filter specific regions, what do you do and what do you most of the frequently asked questions or errors.” (P2)</w:t>
      </w:r>
    </w:p>
    <w:p w14:paraId="7624E8B2" w14:textId="77777777" w:rsidR="003421E0"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Four participants requested an integrated “information hub” during analysis:</w:t>
      </w:r>
    </w:p>
    <w:p w14:paraId="00FFE805" w14:textId="77777777" w:rsidR="003421E0" w:rsidRDefault="00000000">
      <w:pPr>
        <w:spacing w:before="240" w:after="240" w:line="480" w:lineRule="auto"/>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“Honestly, I wish any tool's methods paper had, like, explain it like I'm five section or something. Because, man, some methods papers are just so convoluted. Also, I think I would have wanted the tool to like point to useful resources, like useful background reading.” (P8)</w:t>
      </w:r>
    </w:p>
    <w:p w14:paraId="7474C089" w14:textId="77777777" w:rsidR="003421E0"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Regarding the shift toward cloud computing, participants were generally optimistic but raised concerns regarding privacy, security, cost, and required training:</w:t>
      </w:r>
    </w:p>
    <w:p w14:paraId="3E0B34DE" w14:textId="77777777" w:rsidR="003421E0" w:rsidRDefault="00000000">
      <w:pPr>
        <w:spacing w:before="240" w:after="240" w:line="480" w:lineRule="auto"/>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 think there are a couple of things I mentioned already. What is the cost structure of it? What do I need to know to set it up correctly from a technical perspective? Like if you're using health data, you </w:t>
      </w:r>
      <w:proofErr w:type="gramStart"/>
      <w:r>
        <w:rPr>
          <w:rFonts w:ascii="Times New Roman" w:eastAsia="Times New Roman" w:hAnsi="Times New Roman" w:cs="Times New Roman"/>
          <w:i/>
          <w:iCs/>
          <w:sz w:val="24"/>
          <w:szCs w:val="24"/>
        </w:rPr>
        <w:t>have to</w:t>
      </w:r>
      <w:proofErr w:type="gramEnd"/>
      <w:r>
        <w:rPr>
          <w:rFonts w:ascii="Times New Roman" w:eastAsia="Times New Roman" w:hAnsi="Times New Roman" w:cs="Times New Roman"/>
          <w:i/>
          <w:iCs/>
          <w:sz w:val="24"/>
          <w:szCs w:val="24"/>
        </w:rPr>
        <w:t xml:space="preserve"> think about HIPAA and proper access </w:t>
      </w:r>
      <w:proofErr w:type="gramStart"/>
      <w:r>
        <w:rPr>
          <w:rFonts w:ascii="Times New Roman" w:eastAsia="Times New Roman" w:hAnsi="Times New Roman" w:cs="Times New Roman"/>
          <w:i/>
          <w:iCs/>
          <w:sz w:val="24"/>
          <w:szCs w:val="24"/>
        </w:rPr>
        <w:t>control.”</w:t>
      </w:r>
      <w:proofErr w:type="gramEnd"/>
      <w:r>
        <w:rPr>
          <w:rFonts w:ascii="Times New Roman" w:eastAsia="Times New Roman" w:hAnsi="Times New Roman" w:cs="Times New Roman"/>
          <w:i/>
          <w:iCs/>
          <w:sz w:val="24"/>
          <w:szCs w:val="24"/>
        </w:rPr>
        <w:t xml:space="preserve"> (P12)</w:t>
      </w:r>
    </w:p>
    <w:p w14:paraId="4EF7F9A5" w14:textId="77777777" w:rsidR="003421E0"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Table 2 </w:t>
      </w:r>
      <w:r>
        <w:rPr>
          <w:rFonts w:ascii="Times New Roman" w:eastAsia="Times New Roman" w:hAnsi="Times New Roman" w:cs="Times New Roman"/>
          <w:sz w:val="24"/>
          <w:szCs w:val="24"/>
        </w:rPr>
        <w:t xml:space="preserve">presents the evaluation rubric, adapted from existing bioinformatics criteria and refined using insights from the literature review and needs assessment. It covers analysis </w:t>
      </w:r>
      <w:r>
        <w:rPr>
          <w:rFonts w:ascii="Times New Roman" w:eastAsia="Times New Roman" w:hAnsi="Times New Roman" w:cs="Times New Roman"/>
          <w:sz w:val="24"/>
          <w:szCs w:val="24"/>
        </w:rPr>
        <w:lastRenderedPageBreak/>
        <w:t>robustness, documentation, data restrictions, accessibility, reproducibility, tool interoperability, and user-centered design.</w:t>
      </w:r>
    </w:p>
    <w:p w14:paraId="1A311658" w14:textId="77777777" w:rsidR="003421E0"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Discussion</w:t>
      </w:r>
    </w:p>
    <w:p w14:paraId="6832FAEB" w14:textId="77777777" w:rsidR="003421E0"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investigation broadly captures existing challenges in bioinformatics software tools, including missing documentation, setup difficulties, reproducibility issues, and a lack of user-centered design (UCD) considerations. Using focused literature review and user interviews, we collected curated data that offers nuanced perspectives on why these challenges exist, how challenges relate to one another, and potential solutions for future tools.</w:t>
      </w:r>
    </w:p>
    <w:p w14:paraId="06D0F81E" w14:textId="77777777" w:rsidR="003421E0"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literature review identified common characteristics among widely used and highly cited genomic software over the past two decades. While most tools were </w:t>
      </w:r>
      <w:proofErr w:type="gramStart"/>
      <w:r>
        <w:rPr>
          <w:rFonts w:ascii="Times New Roman" w:eastAsia="Times New Roman" w:hAnsi="Times New Roman" w:cs="Times New Roman"/>
          <w:sz w:val="24"/>
          <w:szCs w:val="24"/>
        </w:rPr>
        <w:t>open-source</w:t>
      </w:r>
      <w:proofErr w:type="gramEnd"/>
      <w:r>
        <w:rPr>
          <w:rFonts w:ascii="Times New Roman" w:eastAsia="Times New Roman" w:hAnsi="Times New Roman" w:cs="Times New Roman"/>
          <w:sz w:val="24"/>
          <w:szCs w:val="24"/>
        </w:rPr>
        <w:t xml:space="preserve"> with some tutorial content, very few noted a target audience or incorporated UCD components. Tools mentioning UCD principles did so briefly, without active incorporation during design and deployment. Studies have shown that poor usability considerations in shared instruments often lead to a failure of sustained use [6]. Furthermore, as only 7 of 34 evaluated tools mentioned novice users, most widely used genomics tools fail to align with the NHGRI’s 2020 Strategic Vision for breaking down barriers and building a robust research foundation [11].</w:t>
      </w:r>
    </w:p>
    <w:p w14:paraId="19CB5C36" w14:textId="7B4B7BAC" w:rsidR="003421E0"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interviews </w:t>
      </w:r>
      <w:r w:rsidR="0017138D">
        <w:rPr>
          <w:rFonts w:ascii="Times New Roman" w:eastAsia="Times New Roman" w:hAnsi="Times New Roman" w:cs="Times New Roman"/>
          <w:sz w:val="24"/>
          <w:szCs w:val="24"/>
        </w:rPr>
        <w:t>detail</w:t>
      </w:r>
      <w:r>
        <w:rPr>
          <w:rFonts w:ascii="Times New Roman" w:eastAsia="Times New Roman" w:hAnsi="Times New Roman" w:cs="Times New Roman"/>
          <w:sz w:val="24"/>
          <w:szCs w:val="24"/>
        </w:rPr>
        <w:t xml:space="preserve"> the challenges novice genomics researchers (NGRs) routinely face during software setup, exploration, experimentation, and sustained use. Almost all interviewed NGRs reported feeling overwhelmed during initial adoption, struggling to find adequate learning resources due to lacking domain expertise or technical knowledge. Participant 6 sums it up nicely:</w:t>
      </w:r>
    </w:p>
    <w:p w14:paraId="299D37C5" w14:textId="77777777" w:rsidR="003421E0"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“So, I think that it [Bioconductor GWAS] feels a lot like a black box, essentially, where at least in my experience, you don't know what's going on. You don't know if it's working. You put the arguments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and you pray, and then when it finishes, you'll see if it worked or not.” (P6)</w:t>
      </w:r>
    </w:p>
    <w:p w14:paraId="0F71443B" w14:textId="77777777" w:rsidR="003421E0"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sentiment is supported by participants' calls for detailed documentation, accessible tutorials, and clearer error messages. While solutions for novice users exist in other disciplines, bioinformatics software introduced to NGRs lacks the polish needed to support them [8, 13].</w:t>
      </w:r>
    </w:p>
    <w:p w14:paraId="07533FBD" w14:textId="4ABAD4CB" w:rsidR="003421E0"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most participants reported challenges in result reproducibility and shareability. This crisis is especially critical for NGRs, causing increased frustration, delayed software adoption, and difficulty connecting theoretical concepts to practical applications. Potential future solutions include integrating workflow description language (WDL), saving rerun-ready prior experiments, providing guided documentation, and offering external support (e.g., emails or forums).</w:t>
      </w:r>
      <w:r w:rsidR="00FD466C">
        <w:rPr>
          <w:rFonts w:ascii="Times New Roman" w:eastAsia="Times New Roman" w:hAnsi="Times New Roman" w:cs="Times New Roman"/>
          <w:sz w:val="24"/>
          <w:szCs w:val="24"/>
        </w:rPr>
        <w:t xml:space="preserve"> </w:t>
      </w:r>
      <w:ins w:id="29" w:author="Harsh Patel" w:date="2026-04-23T10:04:00Z" w16du:dateUtc="2026-04-23T14:04:00Z">
        <w:r w:rsidR="00DA76AA" w:rsidRPr="00DA76AA">
          <w:rPr>
            <w:rFonts w:ascii="Times New Roman" w:eastAsia="Times New Roman" w:hAnsi="Times New Roman" w:cs="Times New Roman"/>
            <w:sz w:val="24"/>
            <w:szCs w:val="24"/>
          </w:rPr>
          <w:t xml:space="preserve">Furthermore, integrating artificial intelligence (AI) assistants to offer </w:t>
        </w:r>
        <w:r w:rsidR="00DA76AA">
          <w:rPr>
            <w:rFonts w:ascii="Times New Roman" w:eastAsia="Times New Roman" w:hAnsi="Times New Roman" w:cs="Times New Roman"/>
            <w:sz w:val="24"/>
            <w:szCs w:val="24"/>
          </w:rPr>
          <w:t>guided</w:t>
        </w:r>
        <w:r w:rsidR="00DA76AA" w:rsidRPr="00DA76AA">
          <w:rPr>
            <w:rFonts w:ascii="Times New Roman" w:eastAsia="Times New Roman" w:hAnsi="Times New Roman" w:cs="Times New Roman"/>
            <w:sz w:val="24"/>
            <w:szCs w:val="24"/>
          </w:rPr>
          <w:t xml:space="preserve"> code generation and error resolution could alleviate many of the usability barriers noted above, though these technologies also raise concerns regarding data </w:t>
        </w:r>
        <w:r w:rsidR="00DA76AA">
          <w:rPr>
            <w:rFonts w:ascii="Times New Roman" w:eastAsia="Times New Roman" w:hAnsi="Times New Roman" w:cs="Times New Roman"/>
            <w:sz w:val="24"/>
            <w:szCs w:val="24"/>
          </w:rPr>
          <w:t>privacy</w:t>
        </w:r>
        <w:r w:rsidR="00DA76AA" w:rsidRPr="00DA76AA">
          <w:rPr>
            <w:rFonts w:ascii="Times New Roman" w:eastAsia="Times New Roman" w:hAnsi="Times New Roman" w:cs="Times New Roman"/>
            <w:sz w:val="24"/>
            <w:szCs w:val="24"/>
          </w:rPr>
          <w:t xml:space="preserve"> and </w:t>
        </w:r>
      </w:ins>
      <w:ins w:id="30" w:author="Harsh Patel" w:date="2026-04-23T10:05:00Z" w16du:dateUtc="2026-04-23T14:05:00Z">
        <w:r w:rsidR="00DA76AA">
          <w:rPr>
            <w:rFonts w:ascii="Times New Roman" w:eastAsia="Times New Roman" w:hAnsi="Times New Roman" w:cs="Times New Roman"/>
            <w:sz w:val="24"/>
            <w:szCs w:val="24"/>
          </w:rPr>
          <w:t>code</w:t>
        </w:r>
      </w:ins>
      <w:ins w:id="31" w:author="Harsh Patel" w:date="2026-04-23T10:04:00Z" w16du:dateUtc="2026-04-23T14:04:00Z">
        <w:r w:rsidR="00DA76AA" w:rsidRPr="00DA76AA">
          <w:rPr>
            <w:rFonts w:ascii="Times New Roman" w:eastAsia="Times New Roman" w:hAnsi="Times New Roman" w:cs="Times New Roman"/>
            <w:sz w:val="24"/>
            <w:szCs w:val="24"/>
          </w:rPr>
          <w:t xml:space="preserve"> transparency.</w:t>
        </w:r>
      </w:ins>
    </w:p>
    <w:p w14:paraId="1FC0E0E5" w14:textId="77777777" w:rsidR="003421E0"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Combining literature review findings and NGR interviews, an evaluation rubric was created to grade existing and future bioinformatics tools. This rubric summarizes key components required to cater to diverse user needs. As detailed in Table 2, user interviews indicate that UCD considerations during setup and detailed supplementary information are paramount for designing usable software. Existing studies efficiently utilizing these components report higher throughput, better user understanding, and sustained tool use [16, 18, 19]. </w:t>
      </w:r>
      <w:r>
        <w:rPr>
          <w:rFonts w:ascii="Times New Roman" w:eastAsia="Times New Roman" w:hAnsi="Times New Roman" w:cs="Times New Roman"/>
          <w:sz w:val="24"/>
          <w:szCs w:val="24"/>
        </w:rPr>
        <w:lastRenderedPageBreak/>
        <w:t>Therefore, critically evaluating existing tools and developing new ones is increasingly important for building a strong foundation for future genomics exploration.</w:t>
      </w:r>
    </w:p>
    <w:p w14:paraId="4580839D" w14:textId="5BF1E639" w:rsidR="003421E0"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has several limitations. The literature review only included English articles, excluding software published in non-English journals. Incorporating additional peer-reviewed sources or reinterpreting the research question could yield different final studies. Although user interviews yielded rich qualitative data, the participant pool was relatively small. However, theoretical saturation was reached, as code groups and themes did not change significantly after 10 participants. Participants were also limited to the University of Washington and Tulane </w:t>
      </w:r>
      <w:del w:id="32" w:author="Harsh Patel" w:date="2026-04-23T10:15:00Z" w16du:dateUtc="2026-04-23T14:15:00Z">
        <w:r w:rsidDel="001A60FE">
          <w:rPr>
            <w:rFonts w:ascii="Times New Roman" w:eastAsia="Times New Roman" w:hAnsi="Times New Roman" w:cs="Times New Roman"/>
            <w:sz w:val="24"/>
            <w:szCs w:val="24"/>
          </w:rPr>
          <w:delText>University, and</w:delText>
        </w:r>
      </w:del>
      <w:ins w:id="33" w:author="Harsh Patel" w:date="2026-04-23T10:15:00Z" w16du:dateUtc="2026-04-23T14:15:00Z">
        <w:r w:rsidR="001A60FE">
          <w:rPr>
            <w:rFonts w:ascii="Times New Roman" w:eastAsia="Times New Roman" w:hAnsi="Times New Roman" w:cs="Times New Roman"/>
            <w:sz w:val="24"/>
            <w:szCs w:val="24"/>
          </w:rPr>
          <w:t>University and</w:t>
        </w:r>
      </w:ins>
      <w:r>
        <w:rPr>
          <w:rFonts w:ascii="Times New Roman" w:eastAsia="Times New Roman" w:hAnsi="Times New Roman" w:cs="Times New Roman"/>
          <w:sz w:val="24"/>
          <w:szCs w:val="24"/>
        </w:rPr>
        <w:t xml:space="preserve"> were mostly of self-identified White and Asian descent; their training may not reflect the views of NGRs elsewhere. Future investigations should include a more diverse participant pool. Finally, recognizing the subjective nature of qualitative research, the primary investigator's (H.P.) analysis represents only one possible interpretation of the data.</w:t>
      </w:r>
    </w:p>
    <w:p w14:paraId="6E45F061" w14:textId="77777777" w:rsidR="003421E0"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underscores a pivotal opportunity for the field of bioinformatics: by embracing user-centered design and addressing the needs of novice genomics researchers, we can build tools that are not only more accessible but also more impactful. Improving usability, documentation, and reproducibility will empower a broader, more diverse community of researchers to contribute to genomic discovery. As genomics continues to evolve, prioritizing usability ensures that innovation is not limited by expertise, but expanded by it, fueling a more collaborative and transformative future.</w:t>
      </w:r>
    </w:p>
    <w:p w14:paraId="0C23AAFC" w14:textId="77777777" w:rsidR="003421E0" w:rsidRDefault="00000000">
      <w:pPr>
        <w:pStyle w:val="Heading4"/>
        <w:keepNext w:val="0"/>
        <w:keepLines w:val="0"/>
        <w:spacing w:before="240" w:after="40" w:line="480" w:lineRule="auto"/>
        <w:jc w:val="center"/>
        <w:rPr>
          <w:rFonts w:ascii="Times New Roman" w:eastAsia="Times New Roman" w:hAnsi="Times New Roman" w:cs="Times New Roman"/>
          <w:b/>
          <w:bCs/>
          <w:color w:val="000000"/>
        </w:rPr>
      </w:pPr>
      <w:bookmarkStart w:id="34" w:name="_k2y1yvojga5i" w:colFirst="0" w:colLast="0"/>
      <w:bookmarkEnd w:id="34"/>
      <w:r>
        <w:rPr>
          <w:rFonts w:ascii="Times New Roman" w:eastAsia="Times New Roman" w:hAnsi="Times New Roman" w:cs="Times New Roman"/>
          <w:b/>
          <w:bCs/>
          <w:color w:val="000000"/>
        </w:rPr>
        <w:t>References</w:t>
      </w:r>
    </w:p>
    <w:p w14:paraId="4F632ED5" w14:textId="77777777" w:rsidR="003421E0" w:rsidRDefault="00000000">
      <w:pPr>
        <w:numPr>
          <w:ilvl w:val="0"/>
          <w:numId w:val="1"/>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Clément, L., Emeric, D., J, Gonzalez Bruno, Laurent, M., David, L., Eivind, H., Kristian, V. A data-supported history of bioinformatics tools. 2018.</w:t>
      </w:r>
      <w:hyperlink r:id="rId8">
        <w:r w:rsidR="003421E0">
          <w:rPr>
            <w:rFonts w:ascii="Times New Roman" w:eastAsia="Times New Roman" w:hAnsi="Times New Roman" w:cs="Times New Roman"/>
            <w:sz w:val="24"/>
            <w:szCs w:val="24"/>
          </w:rPr>
          <w:t xml:space="preserve"> </w:t>
        </w:r>
      </w:hyperlink>
      <w:hyperlink r:id="rId9">
        <w:r w:rsidR="003421E0">
          <w:rPr>
            <w:rFonts w:ascii="Times New Roman" w:eastAsia="Times New Roman" w:hAnsi="Times New Roman" w:cs="Times New Roman"/>
            <w:color w:val="1155CC"/>
            <w:sz w:val="24"/>
            <w:szCs w:val="24"/>
            <w:u w:val="single"/>
          </w:rPr>
          <w:t>https://doi.org/10.48550/arXiv.1807.06808</w:t>
        </w:r>
      </w:hyperlink>
    </w:p>
    <w:p w14:paraId="2B087E71" w14:textId="77777777" w:rsidR="003421E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Terra.</w:t>
      </w:r>
      <w:hyperlink r:id="rId10">
        <w:r w:rsidR="003421E0">
          <w:rPr>
            <w:rFonts w:ascii="Times New Roman" w:eastAsia="Times New Roman" w:hAnsi="Times New Roman" w:cs="Times New Roman"/>
            <w:sz w:val="24"/>
            <w:szCs w:val="24"/>
          </w:rPr>
          <w:t xml:space="preserve"> </w:t>
        </w:r>
      </w:hyperlink>
      <w:hyperlink r:id="rId11">
        <w:r w:rsidR="003421E0">
          <w:rPr>
            <w:rFonts w:ascii="Times New Roman" w:eastAsia="Times New Roman" w:hAnsi="Times New Roman" w:cs="Times New Roman"/>
            <w:color w:val="1155CC"/>
            <w:sz w:val="24"/>
            <w:szCs w:val="24"/>
            <w:u w:val="single"/>
          </w:rPr>
          <w:t>https://app.terra.bio/</w:t>
        </w:r>
      </w:hyperlink>
    </w:p>
    <w:p w14:paraId="7FE77F73" w14:textId="77777777" w:rsidR="003421E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of Us Research Program.</w:t>
      </w:r>
      <w:hyperlink r:id="rId12">
        <w:r w:rsidR="003421E0">
          <w:rPr>
            <w:rFonts w:ascii="Times New Roman" w:eastAsia="Times New Roman" w:hAnsi="Times New Roman" w:cs="Times New Roman"/>
            <w:sz w:val="24"/>
            <w:szCs w:val="24"/>
          </w:rPr>
          <w:t xml:space="preserve"> </w:t>
        </w:r>
      </w:hyperlink>
      <w:hyperlink r:id="rId13">
        <w:r w:rsidR="003421E0">
          <w:rPr>
            <w:rFonts w:ascii="Times New Roman" w:eastAsia="Times New Roman" w:hAnsi="Times New Roman" w:cs="Times New Roman"/>
            <w:color w:val="1155CC"/>
            <w:sz w:val="24"/>
            <w:szCs w:val="24"/>
            <w:u w:val="single"/>
          </w:rPr>
          <w:t>https://allofus.nih.gov/future-health-begins-all-us</w:t>
        </w:r>
      </w:hyperlink>
      <w:r>
        <w:rPr>
          <w:rFonts w:ascii="Times New Roman" w:eastAsia="Times New Roman" w:hAnsi="Times New Roman" w:cs="Times New Roman"/>
          <w:sz w:val="24"/>
          <w:szCs w:val="24"/>
        </w:rPr>
        <w:t xml:space="preserve"> </w:t>
      </w:r>
    </w:p>
    <w:p w14:paraId="6F116D23" w14:textId="77777777" w:rsidR="003421E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Bazzano, A.N., Martin, J., Hicks, E., Faughnan, M., Murphy, L. Human-</w:t>
      </w:r>
      <w:proofErr w:type="spellStart"/>
      <w:r>
        <w:rPr>
          <w:rFonts w:ascii="Times New Roman" w:eastAsia="Times New Roman" w:hAnsi="Times New Roman" w:cs="Times New Roman"/>
          <w:sz w:val="24"/>
          <w:szCs w:val="24"/>
        </w:rPr>
        <w:t>centred</w:t>
      </w:r>
      <w:proofErr w:type="spellEnd"/>
      <w:r>
        <w:rPr>
          <w:rFonts w:ascii="Times New Roman" w:eastAsia="Times New Roman" w:hAnsi="Times New Roman" w:cs="Times New Roman"/>
          <w:sz w:val="24"/>
          <w:szCs w:val="24"/>
        </w:rPr>
        <w:t xml:space="preserve"> design in global health: A scoping review of applications and contexts. </w:t>
      </w:r>
      <w:proofErr w:type="spellStart"/>
      <w:r>
        <w:rPr>
          <w:rFonts w:ascii="Times New Roman" w:eastAsia="Times New Roman" w:hAnsi="Times New Roman" w:cs="Times New Roman"/>
          <w:sz w:val="24"/>
          <w:szCs w:val="24"/>
        </w:rPr>
        <w:t>PLoS</w:t>
      </w:r>
      <w:proofErr w:type="spellEnd"/>
      <w:r>
        <w:rPr>
          <w:rFonts w:ascii="Times New Roman" w:eastAsia="Times New Roman" w:hAnsi="Times New Roman" w:cs="Times New Roman"/>
          <w:sz w:val="24"/>
          <w:szCs w:val="24"/>
        </w:rPr>
        <w:t xml:space="preserve"> One. 2017;</w:t>
      </w:r>
      <w:proofErr w:type="gramStart"/>
      <w:r>
        <w:rPr>
          <w:rFonts w:ascii="Times New Roman" w:eastAsia="Times New Roman" w:hAnsi="Times New Roman" w:cs="Times New Roman"/>
          <w:sz w:val="24"/>
          <w:szCs w:val="24"/>
        </w:rPr>
        <w:t>12:e</w:t>
      </w:r>
      <w:proofErr w:type="gramEnd"/>
      <w:r>
        <w:rPr>
          <w:rFonts w:ascii="Times New Roman" w:eastAsia="Times New Roman" w:hAnsi="Times New Roman" w:cs="Times New Roman"/>
          <w:sz w:val="24"/>
          <w:szCs w:val="24"/>
        </w:rPr>
        <w:t>0186744.</w:t>
      </w:r>
    </w:p>
    <w:p w14:paraId="0A94DC6B" w14:textId="77777777" w:rsidR="003421E0" w:rsidRDefault="00000000">
      <w:pPr>
        <w:numPr>
          <w:ilvl w:val="0"/>
          <w:numId w:val="1"/>
        </w:num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Göttgens</w:t>
      </w:r>
      <w:proofErr w:type="spellEnd"/>
      <w:r>
        <w:rPr>
          <w:rFonts w:ascii="Times New Roman" w:eastAsia="Times New Roman" w:hAnsi="Times New Roman" w:cs="Times New Roman"/>
          <w:sz w:val="24"/>
          <w:szCs w:val="24"/>
        </w:rPr>
        <w:t xml:space="preserve">, I., </w:t>
      </w:r>
      <w:proofErr w:type="spellStart"/>
      <w:r>
        <w:rPr>
          <w:rFonts w:ascii="Times New Roman" w:eastAsia="Times New Roman" w:hAnsi="Times New Roman" w:cs="Times New Roman"/>
          <w:sz w:val="24"/>
          <w:szCs w:val="24"/>
        </w:rPr>
        <w:t>Oertelt-Prigione</w:t>
      </w:r>
      <w:proofErr w:type="spellEnd"/>
      <w:r>
        <w:rPr>
          <w:rFonts w:ascii="Times New Roman" w:eastAsia="Times New Roman" w:hAnsi="Times New Roman" w:cs="Times New Roman"/>
          <w:sz w:val="24"/>
          <w:szCs w:val="24"/>
        </w:rPr>
        <w:t xml:space="preserve">, S. The Application of Human-Centered Design Approaches in Health Research and Innovation: A Narrative Review of Current Practices. JMIR mHealth and </w:t>
      </w:r>
      <w:proofErr w:type="spellStart"/>
      <w:r>
        <w:rPr>
          <w:rFonts w:ascii="Times New Roman" w:eastAsia="Times New Roman" w:hAnsi="Times New Roman" w:cs="Times New Roman"/>
          <w:sz w:val="24"/>
          <w:szCs w:val="24"/>
        </w:rPr>
        <w:t>uHealth</w:t>
      </w:r>
      <w:proofErr w:type="spellEnd"/>
      <w:r>
        <w:rPr>
          <w:rFonts w:ascii="Times New Roman" w:eastAsia="Times New Roman" w:hAnsi="Times New Roman" w:cs="Times New Roman"/>
          <w:sz w:val="24"/>
          <w:szCs w:val="24"/>
        </w:rPr>
        <w:t>. 2021;9.</w:t>
      </w:r>
      <w:hyperlink r:id="rId14">
        <w:r w:rsidR="003421E0">
          <w:rPr>
            <w:rFonts w:ascii="Times New Roman" w:eastAsia="Times New Roman" w:hAnsi="Times New Roman" w:cs="Times New Roman"/>
            <w:sz w:val="24"/>
            <w:szCs w:val="24"/>
          </w:rPr>
          <w:t xml:space="preserve"> </w:t>
        </w:r>
      </w:hyperlink>
      <w:hyperlink r:id="rId15">
        <w:r w:rsidR="003421E0">
          <w:rPr>
            <w:rFonts w:ascii="Times New Roman" w:eastAsia="Times New Roman" w:hAnsi="Times New Roman" w:cs="Times New Roman"/>
            <w:color w:val="1155CC"/>
            <w:sz w:val="24"/>
            <w:szCs w:val="24"/>
            <w:u w:val="single"/>
          </w:rPr>
          <w:t>https://doi.org/10.2196/28102</w:t>
        </w:r>
      </w:hyperlink>
    </w:p>
    <w:p w14:paraId="0BD89C5D" w14:textId="77777777" w:rsidR="003421E0" w:rsidRDefault="00000000">
      <w:pPr>
        <w:numPr>
          <w:ilvl w:val="0"/>
          <w:numId w:val="1"/>
        </w:num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Bolchini</w:t>
      </w:r>
      <w:proofErr w:type="spellEnd"/>
      <w:r>
        <w:rPr>
          <w:rFonts w:ascii="Times New Roman" w:eastAsia="Times New Roman" w:hAnsi="Times New Roman" w:cs="Times New Roman"/>
          <w:sz w:val="24"/>
          <w:szCs w:val="24"/>
        </w:rPr>
        <w:t>, D., Finkelstein, A., Perrone, V., Nagl, S. Better bioinformatics through usability analysis. 2009.</w:t>
      </w:r>
      <w:hyperlink r:id="rId16">
        <w:r w:rsidR="003421E0">
          <w:rPr>
            <w:rFonts w:ascii="Times New Roman" w:eastAsia="Times New Roman" w:hAnsi="Times New Roman" w:cs="Times New Roman"/>
            <w:sz w:val="24"/>
            <w:szCs w:val="24"/>
          </w:rPr>
          <w:t xml:space="preserve"> </w:t>
        </w:r>
      </w:hyperlink>
      <w:hyperlink r:id="rId17">
        <w:r w:rsidR="003421E0">
          <w:rPr>
            <w:rFonts w:ascii="Times New Roman" w:eastAsia="Times New Roman" w:hAnsi="Times New Roman" w:cs="Times New Roman"/>
            <w:color w:val="1155CC"/>
            <w:sz w:val="24"/>
            <w:szCs w:val="24"/>
            <w:u w:val="single"/>
          </w:rPr>
          <w:t>http://dx.doi.org/10.1093/bioinformatics/btn633</w:t>
        </w:r>
      </w:hyperlink>
    </w:p>
    <w:p w14:paraId="0FF344B3" w14:textId="77777777" w:rsidR="003421E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Carpenter, A.E., Kamentsky, L., </w:t>
      </w:r>
      <w:proofErr w:type="spellStart"/>
      <w:r>
        <w:rPr>
          <w:rFonts w:ascii="Times New Roman" w:eastAsia="Times New Roman" w:hAnsi="Times New Roman" w:cs="Times New Roman"/>
          <w:sz w:val="24"/>
          <w:szCs w:val="24"/>
        </w:rPr>
        <w:t>Eliceiri</w:t>
      </w:r>
      <w:proofErr w:type="spellEnd"/>
      <w:r>
        <w:rPr>
          <w:rFonts w:ascii="Times New Roman" w:eastAsia="Times New Roman" w:hAnsi="Times New Roman" w:cs="Times New Roman"/>
          <w:sz w:val="24"/>
          <w:szCs w:val="24"/>
        </w:rPr>
        <w:t>, K.W. A Call for Bioimaging Software Usability. Nat. Methods. 9:666.</w:t>
      </w:r>
    </w:p>
    <w:p w14:paraId="029F4140" w14:textId="77777777" w:rsidR="003421E0" w:rsidRDefault="00000000">
      <w:pPr>
        <w:numPr>
          <w:ilvl w:val="0"/>
          <w:numId w:val="1"/>
        </w:num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Pavelin</w:t>
      </w:r>
      <w:proofErr w:type="spellEnd"/>
      <w:r>
        <w:rPr>
          <w:rFonts w:ascii="Times New Roman" w:eastAsia="Times New Roman" w:hAnsi="Times New Roman" w:cs="Times New Roman"/>
          <w:sz w:val="24"/>
          <w:szCs w:val="24"/>
        </w:rPr>
        <w:t>, K., Cham, J.A., de Matos, P., Brooksbank, C., Cameron, G., Steinbeck, C. Bioinformatics Meets User-</w:t>
      </w:r>
      <w:proofErr w:type="spellStart"/>
      <w:r>
        <w:rPr>
          <w:rFonts w:ascii="Times New Roman" w:eastAsia="Times New Roman" w:hAnsi="Times New Roman" w:cs="Times New Roman"/>
          <w:sz w:val="24"/>
          <w:szCs w:val="24"/>
        </w:rPr>
        <w:t>Centred</w:t>
      </w:r>
      <w:proofErr w:type="spellEnd"/>
      <w:r>
        <w:rPr>
          <w:rFonts w:ascii="Times New Roman" w:eastAsia="Times New Roman" w:hAnsi="Times New Roman" w:cs="Times New Roman"/>
          <w:sz w:val="24"/>
          <w:szCs w:val="24"/>
        </w:rPr>
        <w:t xml:space="preserve"> Design: A Perspective. </w:t>
      </w:r>
      <w:proofErr w:type="spellStart"/>
      <w:r>
        <w:rPr>
          <w:rFonts w:ascii="Times New Roman" w:eastAsia="Times New Roman" w:hAnsi="Times New Roman" w:cs="Times New Roman"/>
          <w:sz w:val="24"/>
          <w:szCs w:val="24"/>
        </w:rPr>
        <w:t>PLoS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Comput</w:t>
      </w:r>
      <w:proofErr w:type="spellEnd"/>
      <w:r>
        <w:rPr>
          <w:rFonts w:ascii="Times New Roman" w:eastAsia="Times New Roman" w:hAnsi="Times New Roman" w:cs="Times New Roman"/>
          <w:sz w:val="24"/>
          <w:szCs w:val="24"/>
        </w:rPr>
        <w:t>. Biol. 2012;</w:t>
      </w:r>
      <w:proofErr w:type="gramStart"/>
      <w:r>
        <w:rPr>
          <w:rFonts w:ascii="Times New Roman" w:eastAsia="Times New Roman" w:hAnsi="Times New Roman" w:cs="Times New Roman"/>
          <w:sz w:val="24"/>
          <w:szCs w:val="24"/>
        </w:rPr>
        <w:t>8:e</w:t>
      </w:r>
      <w:proofErr w:type="gramEnd"/>
      <w:r>
        <w:rPr>
          <w:rFonts w:ascii="Times New Roman" w:eastAsia="Times New Roman" w:hAnsi="Times New Roman" w:cs="Times New Roman"/>
          <w:sz w:val="24"/>
          <w:szCs w:val="24"/>
        </w:rPr>
        <w:t>1002554.</w:t>
      </w:r>
    </w:p>
    <w:p w14:paraId="3296ECE6" w14:textId="77777777" w:rsidR="003421E0" w:rsidRDefault="00000000">
      <w:pPr>
        <w:numPr>
          <w:ilvl w:val="0"/>
          <w:numId w:val="1"/>
        </w:num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Mangul</w:t>
      </w:r>
      <w:proofErr w:type="spellEnd"/>
      <w:r>
        <w:rPr>
          <w:rFonts w:ascii="Times New Roman" w:eastAsia="Times New Roman" w:hAnsi="Times New Roman" w:cs="Times New Roman"/>
          <w:sz w:val="24"/>
          <w:szCs w:val="24"/>
        </w:rPr>
        <w:t xml:space="preserve">, S., Martin, L.S., Eskin, E., </w:t>
      </w:r>
      <w:proofErr w:type="spellStart"/>
      <w:r>
        <w:rPr>
          <w:rFonts w:ascii="Times New Roman" w:eastAsia="Times New Roman" w:hAnsi="Times New Roman" w:cs="Times New Roman"/>
          <w:sz w:val="24"/>
          <w:szCs w:val="24"/>
        </w:rPr>
        <w:t>Blekhman</w:t>
      </w:r>
      <w:proofErr w:type="spellEnd"/>
      <w:r>
        <w:rPr>
          <w:rFonts w:ascii="Times New Roman" w:eastAsia="Times New Roman" w:hAnsi="Times New Roman" w:cs="Times New Roman"/>
          <w:sz w:val="24"/>
          <w:szCs w:val="24"/>
        </w:rPr>
        <w:t>, R. Improving the usability and archival stability of bioinformatics software. Genome Biol. 2019;20.</w:t>
      </w:r>
      <w:hyperlink r:id="rId18">
        <w:r w:rsidR="003421E0">
          <w:rPr>
            <w:rFonts w:ascii="Times New Roman" w:eastAsia="Times New Roman" w:hAnsi="Times New Roman" w:cs="Times New Roman"/>
            <w:sz w:val="24"/>
            <w:szCs w:val="24"/>
          </w:rPr>
          <w:t xml:space="preserve"> </w:t>
        </w:r>
      </w:hyperlink>
      <w:hyperlink r:id="rId19">
        <w:r w:rsidR="003421E0">
          <w:rPr>
            <w:rFonts w:ascii="Times New Roman" w:eastAsia="Times New Roman" w:hAnsi="Times New Roman" w:cs="Times New Roman"/>
            <w:color w:val="1155CC"/>
            <w:sz w:val="24"/>
            <w:szCs w:val="24"/>
            <w:u w:val="single"/>
          </w:rPr>
          <w:t>https://doi.org/10.1186/s13059-019-1649-8</w:t>
        </w:r>
      </w:hyperlink>
    </w:p>
    <w:p w14:paraId="630AF352" w14:textId="77777777" w:rsidR="003421E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Alberto, Iñiguez-Jarrín, C., Lopez, O., Gonzalez-Ibea, D., Pérez-Román, E., </w:t>
      </w:r>
      <w:proofErr w:type="spellStart"/>
      <w:r>
        <w:rPr>
          <w:rFonts w:ascii="Times New Roman" w:eastAsia="Times New Roman" w:hAnsi="Times New Roman" w:cs="Times New Roman"/>
          <w:sz w:val="24"/>
          <w:szCs w:val="24"/>
        </w:rPr>
        <w:t>Borredà</w:t>
      </w:r>
      <w:proofErr w:type="spellEnd"/>
      <w:r>
        <w:rPr>
          <w:rFonts w:ascii="Times New Roman" w:eastAsia="Times New Roman" w:hAnsi="Times New Roman" w:cs="Times New Roman"/>
          <w:sz w:val="24"/>
          <w:szCs w:val="24"/>
        </w:rPr>
        <w:t xml:space="preserve">, C., Terol, J., Ibanez, V., </w:t>
      </w:r>
      <w:proofErr w:type="spellStart"/>
      <w:r>
        <w:rPr>
          <w:rFonts w:ascii="Times New Roman" w:eastAsia="Times New Roman" w:hAnsi="Times New Roman" w:cs="Times New Roman"/>
          <w:sz w:val="24"/>
          <w:szCs w:val="24"/>
        </w:rPr>
        <w:t>Talón</w:t>
      </w:r>
      <w:proofErr w:type="spellEnd"/>
      <w:r>
        <w:rPr>
          <w:rFonts w:ascii="Times New Roman" w:eastAsia="Times New Roman" w:hAnsi="Times New Roman" w:cs="Times New Roman"/>
          <w:sz w:val="24"/>
          <w:szCs w:val="24"/>
        </w:rPr>
        <w:t xml:space="preserve">, M. Applying user </w:t>
      </w:r>
      <w:proofErr w:type="spellStart"/>
      <w:r>
        <w:rPr>
          <w:rFonts w:ascii="Times New Roman" w:eastAsia="Times New Roman" w:hAnsi="Times New Roman" w:cs="Times New Roman"/>
          <w:sz w:val="24"/>
          <w:szCs w:val="24"/>
        </w:rPr>
        <w:t>centred</w:t>
      </w:r>
      <w:proofErr w:type="spellEnd"/>
      <w:r>
        <w:rPr>
          <w:rFonts w:ascii="Times New Roman" w:eastAsia="Times New Roman" w:hAnsi="Times New Roman" w:cs="Times New Roman"/>
          <w:sz w:val="24"/>
          <w:szCs w:val="24"/>
        </w:rPr>
        <w:t xml:space="preserve"> design to improve the design of </w:t>
      </w:r>
      <w:r>
        <w:rPr>
          <w:rFonts w:ascii="Times New Roman" w:eastAsia="Times New Roman" w:hAnsi="Times New Roman" w:cs="Times New Roman"/>
          <w:sz w:val="24"/>
          <w:szCs w:val="24"/>
        </w:rPr>
        <w:lastRenderedPageBreak/>
        <w:t>genomic user interfaces. Proceedings of the 16th International Conference on Evaluation of Novel Approaches to Software Engineering. SCITEPRESS - Science and Technology Publications; 2021.</w:t>
      </w:r>
    </w:p>
    <w:p w14:paraId="3625715F" w14:textId="77777777" w:rsidR="003421E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2020 NHGRI Strategic Vision.</w:t>
      </w:r>
      <w:hyperlink r:id="rId20">
        <w:r w:rsidR="003421E0">
          <w:rPr>
            <w:rFonts w:ascii="Times New Roman" w:eastAsia="Times New Roman" w:hAnsi="Times New Roman" w:cs="Times New Roman"/>
            <w:sz w:val="24"/>
            <w:szCs w:val="24"/>
          </w:rPr>
          <w:t xml:space="preserve"> </w:t>
        </w:r>
      </w:hyperlink>
      <w:hyperlink r:id="rId21">
        <w:r w:rsidR="003421E0">
          <w:rPr>
            <w:rFonts w:ascii="Times New Roman" w:eastAsia="Times New Roman" w:hAnsi="Times New Roman" w:cs="Times New Roman"/>
            <w:color w:val="1155CC"/>
            <w:sz w:val="24"/>
            <w:szCs w:val="24"/>
            <w:u w:val="single"/>
          </w:rPr>
          <w:t>https://www.genome.gov/2020SV</w:t>
        </w:r>
      </w:hyperlink>
    </w:p>
    <w:p w14:paraId="557B2885" w14:textId="77777777" w:rsidR="003421E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Funding for Research Training.</w:t>
      </w:r>
      <w:hyperlink r:id="rId22">
        <w:r w:rsidR="003421E0">
          <w:rPr>
            <w:rFonts w:ascii="Times New Roman" w:eastAsia="Times New Roman" w:hAnsi="Times New Roman" w:cs="Times New Roman"/>
            <w:sz w:val="24"/>
            <w:szCs w:val="24"/>
          </w:rPr>
          <w:t xml:space="preserve"> </w:t>
        </w:r>
      </w:hyperlink>
      <w:hyperlink r:id="rId23">
        <w:r w:rsidR="003421E0">
          <w:rPr>
            <w:rFonts w:ascii="Times New Roman" w:eastAsia="Times New Roman" w:hAnsi="Times New Roman" w:cs="Times New Roman"/>
            <w:color w:val="1155CC"/>
            <w:sz w:val="24"/>
            <w:szCs w:val="24"/>
            <w:u w:val="single"/>
          </w:rPr>
          <w:t>https://www.genome.gov/careers-training/NHGRI-Funding-Opportunities-Training-Career-Development</w:t>
        </w:r>
      </w:hyperlink>
    </w:p>
    <w:p w14:paraId="70CE5C71" w14:textId="77777777" w:rsidR="003421E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Attwood, T.K., Blackford, S., Brazas, M.D., Davies, A., Schneider, M.V. A global perspective on evolving bioinformatics and data science training needs. Brief. </w:t>
      </w:r>
      <w:proofErr w:type="spellStart"/>
      <w:r>
        <w:rPr>
          <w:rFonts w:ascii="Times New Roman" w:eastAsia="Times New Roman" w:hAnsi="Times New Roman" w:cs="Times New Roman"/>
          <w:sz w:val="24"/>
          <w:szCs w:val="24"/>
        </w:rPr>
        <w:t>Bioinform</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2017;20:398</w:t>
      </w:r>
      <w:proofErr w:type="gramEnd"/>
      <w:r>
        <w:rPr>
          <w:rFonts w:ascii="Times New Roman" w:eastAsia="Times New Roman" w:hAnsi="Times New Roman" w:cs="Times New Roman"/>
          <w:sz w:val="24"/>
          <w:szCs w:val="24"/>
        </w:rPr>
        <w:t>–404.</w:t>
      </w:r>
    </w:p>
    <w:p w14:paraId="37BD4AFF" w14:textId="77777777" w:rsidR="003421E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Machado, S., Paixão-Cortes, W.R., de Souza, N. Decision-Making for Interactive Systems: A Case Study for Teaching and Learning in Bioinformatics. Learning and Collaboration Technologies. Technology in Education. 2017:90–109.</w:t>
      </w:r>
    </w:p>
    <w:p w14:paraId="73F2DA7F" w14:textId="77777777" w:rsidR="003421E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Human Factors in the Design and Evaluation of Bioinformatics Tools. Procedia Manufacturing. </w:t>
      </w:r>
      <w:proofErr w:type="gramStart"/>
      <w:r>
        <w:rPr>
          <w:rFonts w:ascii="Times New Roman" w:eastAsia="Times New Roman" w:hAnsi="Times New Roman" w:cs="Times New Roman"/>
          <w:sz w:val="24"/>
          <w:szCs w:val="24"/>
        </w:rPr>
        <w:t>2015;3:2003</w:t>
      </w:r>
      <w:proofErr w:type="gramEnd"/>
      <w:r>
        <w:rPr>
          <w:rFonts w:ascii="Times New Roman" w:eastAsia="Times New Roman" w:hAnsi="Times New Roman" w:cs="Times New Roman"/>
          <w:sz w:val="24"/>
          <w:szCs w:val="24"/>
        </w:rPr>
        <w:t>–2010.</w:t>
      </w:r>
    </w:p>
    <w:p w14:paraId="46B52D60" w14:textId="77777777" w:rsidR="003421E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Murphy, S.N., Gainer, V., Chueh, H.C. A visual interface designed for novice users to find </w:t>
      </w:r>
      <w:proofErr w:type="gramStart"/>
      <w:r>
        <w:rPr>
          <w:rFonts w:ascii="Times New Roman" w:eastAsia="Times New Roman" w:hAnsi="Times New Roman" w:cs="Times New Roman"/>
          <w:sz w:val="24"/>
          <w:szCs w:val="24"/>
        </w:rPr>
        <w:t>research patient</w:t>
      </w:r>
      <w:proofErr w:type="gramEnd"/>
      <w:r>
        <w:rPr>
          <w:rFonts w:ascii="Times New Roman" w:eastAsia="Times New Roman" w:hAnsi="Times New Roman" w:cs="Times New Roman"/>
          <w:sz w:val="24"/>
          <w:szCs w:val="24"/>
        </w:rPr>
        <w:t xml:space="preserve"> cohorts in a large biomedical database. AMIA Annu. Symp. Proc. 2003;2003.</w:t>
      </w:r>
    </w:p>
    <w:p w14:paraId="2F9AA3CD" w14:textId="77777777" w:rsidR="003421E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Britto, M.T., Jimison, H.B., Munafo, J.K., Wissman, J., Rogers, M.L., Hersh, W. Usability Testing Finds Problems for Novice Users of Pediatric Portals. J. Am. Med. Inform. Assoc. </w:t>
      </w:r>
      <w:proofErr w:type="gramStart"/>
      <w:r>
        <w:rPr>
          <w:rFonts w:ascii="Times New Roman" w:eastAsia="Times New Roman" w:hAnsi="Times New Roman" w:cs="Times New Roman"/>
          <w:sz w:val="24"/>
          <w:szCs w:val="24"/>
        </w:rPr>
        <w:t>2009;16:660</w:t>
      </w:r>
      <w:proofErr w:type="gramEnd"/>
      <w:r>
        <w:rPr>
          <w:rFonts w:ascii="Times New Roman" w:eastAsia="Times New Roman" w:hAnsi="Times New Roman" w:cs="Times New Roman"/>
          <w:sz w:val="24"/>
          <w:szCs w:val="24"/>
        </w:rPr>
        <w:t>–669.</w:t>
      </w:r>
    </w:p>
    <w:p w14:paraId="5A8AC6D6" w14:textId="77777777" w:rsidR="003421E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Recchia, G., </w:t>
      </w:r>
      <w:proofErr w:type="spellStart"/>
      <w:r>
        <w:rPr>
          <w:rFonts w:ascii="Times New Roman" w:eastAsia="Times New Roman" w:hAnsi="Times New Roman" w:cs="Times New Roman"/>
          <w:sz w:val="24"/>
          <w:szCs w:val="24"/>
        </w:rPr>
        <w:t>Chiappi</w:t>
      </w:r>
      <w:proofErr w:type="spellEnd"/>
      <w:r>
        <w:rPr>
          <w:rFonts w:ascii="Times New Roman" w:eastAsia="Times New Roman" w:hAnsi="Times New Roman" w:cs="Times New Roman"/>
          <w:sz w:val="24"/>
          <w:szCs w:val="24"/>
        </w:rPr>
        <w:t xml:space="preserve">, A., Chandratillake, G., Raymond, L., Freeman, A.L.J. Creating genetic reports that are understood by nonspecialists: a case study. Genet. Med. </w:t>
      </w:r>
      <w:proofErr w:type="gramStart"/>
      <w:r>
        <w:rPr>
          <w:rFonts w:ascii="Times New Roman" w:eastAsia="Times New Roman" w:hAnsi="Times New Roman" w:cs="Times New Roman"/>
          <w:sz w:val="24"/>
          <w:szCs w:val="24"/>
        </w:rPr>
        <w:t>2020;22:353</w:t>
      </w:r>
      <w:proofErr w:type="gramEnd"/>
      <w:r>
        <w:rPr>
          <w:rFonts w:ascii="Times New Roman" w:eastAsia="Times New Roman" w:hAnsi="Times New Roman" w:cs="Times New Roman"/>
          <w:sz w:val="24"/>
          <w:szCs w:val="24"/>
        </w:rPr>
        <w:t>–361.</w:t>
      </w:r>
    </w:p>
    <w:p w14:paraId="18FAF801" w14:textId="77777777" w:rsidR="003421E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Zhang, L., Yang, X., Cota, Z., Cui, H., Ford, B., Chen, H.-L., Macklin, J.A., Reznicek, A., Starr, J. Which methods are the most effective in enabling novice users to participate in ontology creation? A usability study. Database. 2021;</w:t>
      </w:r>
      <w:proofErr w:type="gramStart"/>
      <w:r>
        <w:rPr>
          <w:rFonts w:ascii="Times New Roman" w:eastAsia="Times New Roman" w:hAnsi="Times New Roman" w:cs="Times New Roman"/>
          <w:sz w:val="24"/>
          <w:szCs w:val="24"/>
        </w:rPr>
        <w:t>2021:baab</w:t>
      </w:r>
      <w:proofErr w:type="gramEnd"/>
      <w:r>
        <w:rPr>
          <w:rFonts w:ascii="Times New Roman" w:eastAsia="Times New Roman" w:hAnsi="Times New Roman" w:cs="Times New Roman"/>
          <w:sz w:val="24"/>
          <w:szCs w:val="24"/>
        </w:rPr>
        <w:t>035.</w:t>
      </w:r>
    </w:p>
    <w:p w14:paraId="6F09064B" w14:textId="77777777" w:rsidR="003421E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Harris, J.D., Quatman, C.E., Manring, M.M., </w:t>
      </w:r>
      <w:proofErr w:type="spellStart"/>
      <w:r>
        <w:rPr>
          <w:rFonts w:ascii="Times New Roman" w:eastAsia="Times New Roman" w:hAnsi="Times New Roman" w:cs="Times New Roman"/>
          <w:sz w:val="24"/>
          <w:szCs w:val="24"/>
        </w:rPr>
        <w:t>Siston</w:t>
      </w:r>
      <w:proofErr w:type="spellEnd"/>
      <w:r>
        <w:rPr>
          <w:rFonts w:ascii="Times New Roman" w:eastAsia="Times New Roman" w:hAnsi="Times New Roman" w:cs="Times New Roman"/>
          <w:sz w:val="24"/>
          <w:szCs w:val="24"/>
        </w:rPr>
        <w:t>, R.A., Flanigan, D.C. How to write a systematic review. Am. J. Sports Med. 2014;42.</w:t>
      </w:r>
      <w:hyperlink r:id="rId24">
        <w:r w:rsidR="003421E0">
          <w:rPr>
            <w:rFonts w:ascii="Times New Roman" w:eastAsia="Times New Roman" w:hAnsi="Times New Roman" w:cs="Times New Roman"/>
            <w:sz w:val="24"/>
            <w:szCs w:val="24"/>
          </w:rPr>
          <w:t xml:space="preserve"> </w:t>
        </w:r>
      </w:hyperlink>
      <w:hyperlink r:id="rId25">
        <w:r w:rsidR="003421E0">
          <w:rPr>
            <w:rFonts w:ascii="Times New Roman" w:eastAsia="Times New Roman" w:hAnsi="Times New Roman" w:cs="Times New Roman"/>
            <w:color w:val="1155CC"/>
            <w:sz w:val="24"/>
            <w:szCs w:val="24"/>
            <w:u w:val="single"/>
          </w:rPr>
          <w:t>https://doi.org/10.1177/0363546513497567</w:t>
        </w:r>
      </w:hyperlink>
    </w:p>
    <w:p w14:paraId="48435379" w14:textId="77777777" w:rsidR="003421E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Vasileiou, K., Barnett, J., Thorpe, S., Young, T. </w:t>
      </w:r>
      <w:proofErr w:type="spellStart"/>
      <w:r>
        <w:rPr>
          <w:rFonts w:ascii="Times New Roman" w:eastAsia="Times New Roman" w:hAnsi="Times New Roman" w:cs="Times New Roman"/>
          <w:sz w:val="24"/>
          <w:szCs w:val="24"/>
        </w:rPr>
        <w:t>Characterising</w:t>
      </w:r>
      <w:proofErr w:type="spellEnd"/>
      <w:r>
        <w:rPr>
          <w:rFonts w:ascii="Times New Roman" w:eastAsia="Times New Roman" w:hAnsi="Times New Roman" w:cs="Times New Roman"/>
          <w:sz w:val="24"/>
          <w:szCs w:val="24"/>
        </w:rPr>
        <w:t xml:space="preserve"> and justifying sample size sufficiency in interview-based studies: systematic analysis of qualitative health research over a 15-year period. BMC Med. Res. </w:t>
      </w:r>
      <w:proofErr w:type="spellStart"/>
      <w:r>
        <w:rPr>
          <w:rFonts w:ascii="Times New Roman" w:eastAsia="Times New Roman" w:hAnsi="Times New Roman" w:cs="Times New Roman"/>
          <w:sz w:val="24"/>
          <w:szCs w:val="24"/>
        </w:rPr>
        <w:t>Methodol</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2018;18:1</w:t>
      </w:r>
      <w:proofErr w:type="gramEnd"/>
      <w:r>
        <w:rPr>
          <w:rFonts w:ascii="Times New Roman" w:eastAsia="Times New Roman" w:hAnsi="Times New Roman" w:cs="Times New Roman"/>
          <w:sz w:val="24"/>
          <w:szCs w:val="24"/>
        </w:rPr>
        <w:t>–18.</w:t>
      </w:r>
    </w:p>
    <w:p w14:paraId="59E615E8" w14:textId="77777777" w:rsidR="003421E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Braun, V., Clarke, V. Successful Qualitative Research: A Practical Guide for Beginners. SAGE; 2013.</w:t>
      </w:r>
    </w:p>
    <w:p w14:paraId="6AE35406" w14:textId="77777777" w:rsidR="003421E0" w:rsidRDefault="00000000">
      <w:pPr>
        <w:numPr>
          <w:ilvl w:val="0"/>
          <w:numId w:val="1"/>
        </w:num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DeJonckheere</w:t>
      </w:r>
      <w:proofErr w:type="spellEnd"/>
      <w:r>
        <w:rPr>
          <w:rFonts w:ascii="Times New Roman" w:eastAsia="Times New Roman" w:hAnsi="Times New Roman" w:cs="Times New Roman"/>
          <w:sz w:val="24"/>
          <w:szCs w:val="24"/>
        </w:rPr>
        <w:t xml:space="preserve">, M., Vaughn, L.M. </w:t>
      </w:r>
      <w:proofErr w:type="spellStart"/>
      <w:r>
        <w:rPr>
          <w:rFonts w:ascii="Times New Roman" w:eastAsia="Times New Roman" w:hAnsi="Times New Roman" w:cs="Times New Roman"/>
          <w:sz w:val="24"/>
          <w:szCs w:val="24"/>
        </w:rPr>
        <w:t>Semistructured</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interviewing</w:t>
      </w:r>
      <w:proofErr w:type="gramEnd"/>
      <w:r>
        <w:rPr>
          <w:rFonts w:ascii="Times New Roman" w:eastAsia="Times New Roman" w:hAnsi="Times New Roman" w:cs="Times New Roman"/>
          <w:sz w:val="24"/>
          <w:szCs w:val="24"/>
        </w:rPr>
        <w:t xml:space="preserve"> in primary care research: a balance of relationship and </w:t>
      </w:r>
      <w:proofErr w:type="spellStart"/>
      <w:r>
        <w:rPr>
          <w:rFonts w:ascii="Times New Roman" w:eastAsia="Times New Roman" w:hAnsi="Times New Roman" w:cs="Times New Roman"/>
          <w:sz w:val="24"/>
          <w:szCs w:val="24"/>
        </w:rPr>
        <w:t>rigour</w:t>
      </w:r>
      <w:proofErr w:type="spellEnd"/>
      <w:r>
        <w:rPr>
          <w:rFonts w:ascii="Times New Roman" w:eastAsia="Times New Roman" w:hAnsi="Times New Roman" w:cs="Times New Roman"/>
          <w:sz w:val="24"/>
          <w:szCs w:val="24"/>
        </w:rPr>
        <w:t>. Family Medicine and Community Health. 2019;</w:t>
      </w:r>
      <w:proofErr w:type="gramStart"/>
      <w:r>
        <w:rPr>
          <w:rFonts w:ascii="Times New Roman" w:eastAsia="Times New Roman" w:hAnsi="Times New Roman" w:cs="Times New Roman"/>
          <w:sz w:val="24"/>
          <w:szCs w:val="24"/>
        </w:rPr>
        <w:t>7:e</w:t>
      </w:r>
      <w:proofErr w:type="gramEnd"/>
      <w:r>
        <w:rPr>
          <w:rFonts w:ascii="Times New Roman" w:eastAsia="Times New Roman" w:hAnsi="Times New Roman" w:cs="Times New Roman"/>
          <w:sz w:val="24"/>
          <w:szCs w:val="24"/>
        </w:rPr>
        <w:t>000057.</w:t>
      </w:r>
    </w:p>
    <w:p w14:paraId="2E1B55DA" w14:textId="77777777" w:rsidR="003421E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Scribe, H. Happy Scribe: Audio Transcription &amp; Video Subtitles.</w:t>
      </w:r>
      <w:hyperlink r:id="rId26">
        <w:r w:rsidR="003421E0">
          <w:rPr>
            <w:rFonts w:ascii="Times New Roman" w:eastAsia="Times New Roman" w:hAnsi="Times New Roman" w:cs="Times New Roman"/>
            <w:sz w:val="24"/>
            <w:szCs w:val="24"/>
          </w:rPr>
          <w:t xml:space="preserve"> </w:t>
        </w:r>
      </w:hyperlink>
      <w:hyperlink r:id="rId27">
        <w:r w:rsidR="003421E0">
          <w:rPr>
            <w:rFonts w:ascii="Times New Roman" w:eastAsia="Times New Roman" w:hAnsi="Times New Roman" w:cs="Times New Roman"/>
            <w:color w:val="1155CC"/>
            <w:sz w:val="24"/>
            <w:szCs w:val="24"/>
            <w:u w:val="single"/>
          </w:rPr>
          <w:t>https://www.happyscribe.com/</w:t>
        </w:r>
      </w:hyperlink>
    </w:p>
    <w:p w14:paraId="69B966C8" w14:textId="77777777" w:rsidR="003421E0" w:rsidRDefault="00000000">
      <w:pPr>
        <w:numPr>
          <w:ilvl w:val="0"/>
          <w:numId w:val="1"/>
        </w:num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ATLAS.ti</w:t>
      </w:r>
      <w:proofErr w:type="spellEnd"/>
      <w:r>
        <w:rPr>
          <w:rFonts w:ascii="Times New Roman" w:eastAsia="Times New Roman" w:hAnsi="Times New Roman" w:cs="Times New Roman"/>
          <w:sz w:val="24"/>
          <w:szCs w:val="24"/>
        </w:rPr>
        <w:t>.</w:t>
      </w:r>
      <w:hyperlink r:id="rId28">
        <w:r w:rsidR="003421E0">
          <w:rPr>
            <w:rFonts w:ascii="Times New Roman" w:eastAsia="Times New Roman" w:hAnsi="Times New Roman" w:cs="Times New Roman"/>
            <w:sz w:val="24"/>
            <w:szCs w:val="24"/>
          </w:rPr>
          <w:t xml:space="preserve"> </w:t>
        </w:r>
      </w:hyperlink>
      <w:hyperlink r:id="rId29">
        <w:r w:rsidR="003421E0">
          <w:rPr>
            <w:rFonts w:ascii="Times New Roman" w:eastAsia="Times New Roman" w:hAnsi="Times New Roman" w:cs="Times New Roman"/>
            <w:color w:val="1155CC"/>
            <w:sz w:val="24"/>
            <w:szCs w:val="24"/>
            <w:u w:val="single"/>
          </w:rPr>
          <w:t>https://atlasti.com</w:t>
        </w:r>
      </w:hyperlink>
    </w:p>
    <w:p w14:paraId="08A8F7A7" w14:textId="77777777" w:rsidR="003421E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Crabtree, B.F., Miller, W.L., Swenson, M.M. Doing Qualitative Research. 1995.</w:t>
      </w:r>
      <w:hyperlink r:id="rId30">
        <w:r w:rsidR="003421E0">
          <w:rPr>
            <w:rFonts w:ascii="Times New Roman" w:eastAsia="Times New Roman" w:hAnsi="Times New Roman" w:cs="Times New Roman"/>
            <w:sz w:val="24"/>
            <w:szCs w:val="24"/>
          </w:rPr>
          <w:t xml:space="preserve"> </w:t>
        </w:r>
      </w:hyperlink>
      <w:hyperlink r:id="rId31">
        <w:r w:rsidR="003421E0">
          <w:rPr>
            <w:rFonts w:ascii="Times New Roman" w:eastAsia="Times New Roman" w:hAnsi="Times New Roman" w:cs="Times New Roman"/>
            <w:color w:val="1155CC"/>
            <w:sz w:val="24"/>
            <w:szCs w:val="24"/>
            <w:u w:val="single"/>
          </w:rPr>
          <w:t>http://dx.doi.org/10.1097/00006199-199507000-00011</w:t>
        </w:r>
      </w:hyperlink>
    </w:p>
    <w:p w14:paraId="553171D9" w14:textId="77777777" w:rsidR="003421E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Krippendorff, K. Computing </w:t>
      </w:r>
      <w:proofErr w:type="spellStart"/>
      <w:r>
        <w:rPr>
          <w:rFonts w:ascii="Times New Roman" w:eastAsia="Times New Roman" w:hAnsi="Times New Roman" w:cs="Times New Roman"/>
          <w:sz w:val="24"/>
          <w:szCs w:val="24"/>
        </w:rPr>
        <w:t>Krippendorff’s</w:t>
      </w:r>
      <w:proofErr w:type="spellEnd"/>
      <w:r>
        <w:rPr>
          <w:rFonts w:ascii="Times New Roman" w:eastAsia="Times New Roman" w:hAnsi="Times New Roman" w:cs="Times New Roman"/>
          <w:sz w:val="24"/>
          <w:szCs w:val="24"/>
        </w:rPr>
        <w:t xml:space="preserve"> Alpha-Reliability. 2011.</w:t>
      </w:r>
    </w:p>
    <w:p w14:paraId="64E963CD" w14:textId="77777777" w:rsidR="003421E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Krippendorff, K. Content Analysis: An Introduction to Its Methodology. SAGE; 2004.</w:t>
      </w:r>
    </w:p>
    <w:p w14:paraId="68A6A4BC" w14:textId="77777777" w:rsidR="003421E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Scriven, M. Evaluation Thesaurus. SAGE; 1991.</w:t>
      </w:r>
    </w:p>
    <w:p w14:paraId="5C0AA466" w14:textId="77777777" w:rsidR="003421E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Davidson, E. Evaluation Methodology Basics: The Nuts and Bolts of Sound Evaluation. 2005.</w:t>
      </w:r>
      <w:hyperlink r:id="rId32">
        <w:r w:rsidR="003421E0">
          <w:rPr>
            <w:rFonts w:ascii="Times New Roman" w:eastAsia="Times New Roman" w:hAnsi="Times New Roman" w:cs="Times New Roman"/>
            <w:sz w:val="24"/>
            <w:szCs w:val="24"/>
          </w:rPr>
          <w:t xml:space="preserve"> </w:t>
        </w:r>
      </w:hyperlink>
      <w:hyperlink r:id="rId33">
        <w:r w:rsidR="003421E0">
          <w:rPr>
            <w:rFonts w:ascii="Times New Roman" w:eastAsia="Times New Roman" w:hAnsi="Times New Roman" w:cs="Times New Roman"/>
            <w:color w:val="1155CC"/>
            <w:sz w:val="24"/>
            <w:szCs w:val="24"/>
            <w:u w:val="single"/>
          </w:rPr>
          <w:t>http://dx.doi.org/10.4135/9781452230115</w:t>
        </w:r>
      </w:hyperlink>
    </w:p>
    <w:p w14:paraId="1F51D0AC" w14:textId="77777777" w:rsidR="003421E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Rubrics.</w:t>
      </w:r>
      <w:hyperlink r:id="rId34">
        <w:r w:rsidR="003421E0">
          <w:rPr>
            <w:rFonts w:ascii="Times New Roman" w:eastAsia="Times New Roman" w:hAnsi="Times New Roman" w:cs="Times New Roman"/>
            <w:sz w:val="24"/>
            <w:szCs w:val="24"/>
          </w:rPr>
          <w:t xml:space="preserve"> </w:t>
        </w:r>
      </w:hyperlink>
      <w:hyperlink r:id="rId35">
        <w:r w:rsidR="003421E0">
          <w:rPr>
            <w:rFonts w:ascii="Times New Roman" w:eastAsia="Times New Roman" w:hAnsi="Times New Roman" w:cs="Times New Roman"/>
            <w:color w:val="1155CC"/>
            <w:sz w:val="24"/>
            <w:szCs w:val="24"/>
            <w:u w:val="single"/>
          </w:rPr>
          <w:t>https://www.betterevaluation.org/en/evaluation-options/rubrics</w:t>
        </w:r>
      </w:hyperlink>
    </w:p>
    <w:p w14:paraId="20BF1461" w14:textId="77777777" w:rsidR="003421E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Xie, C., Jauhari, S., Mora, A. Popularity and performance of bioinformatics software: the case of gene set analysis. BMC Bioinformatics. </w:t>
      </w:r>
      <w:proofErr w:type="gramStart"/>
      <w:r>
        <w:rPr>
          <w:rFonts w:ascii="Times New Roman" w:eastAsia="Times New Roman" w:hAnsi="Times New Roman" w:cs="Times New Roman"/>
          <w:sz w:val="24"/>
          <w:szCs w:val="24"/>
        </w:rPr>
        <w:t>2021;22:191</w:t>
      </w:r>
      <w:proofErr w:type="gramEnd"/>
      <w:r>
        <w:rPr>
          <w:rFonts w:ascii="Times New Roman" w:eastAsia="Times New Roman" w:hAnsi="Times New Roman" w:cs="Times New Roman"/>
          <w:sz w:val="24"/>
          <w:szCs w:val="24"/>
        </w:rPr>
        <w:t>.</w:t>
      </w:r>
    </w:p>
    <w:p w14:paraId="5D7D8210" w14:textId="77777777" w:rsidR="003421E0" w:rsidRDefault="00000000">
      <w:pPr>
        <w:numPr>
          <w:ilvl w:val="0"/>
          <w:numId w:val="1"/>
        </w:num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Tractenberg</w:t>
      </w:r>
      <w:proofErr w:type="spellEnd"/>
      <w:r>
        <w:rPr>
          <w:rFonts w:ascii="Times New Roman" w:eastAsia="Times New Roman" w:hAnsi="Times New Roman" w:cs="Times New Roman"/>
          <w:sz w:val="24"/>
          <w:szCs w:val="24"/>
        </w:rPr>
        <w:t xml:space="preserve">, R.E., Lindvall, J.M., Attwood, T.K., Via, A. The Mastery Rubric for Bioinformatics: A tool to support design and evaluation of career-spanning education and training. </w:t>
      </w:r>
      <w:proofErr w:type="spellStart"/>
      <w:r>
        <w:rPr>
          <w:rFonts w:ascii="Times New Roman" w:eastAsia="Times New Roman" w:hAnsi="Times New Roman" w:cs="Times New Roman"/>
          <w:sz w:val="24"/>
          <w:szCs w:val="24"/>
        </w:rPr>
        <w:t>PLoS</w:t>
      </w:r>
      <w:proofErr w:type="spellEnd"/>
      <w:r>
        <w:rPr>
          <w:rFonts w:ascii="Times New Roman" w:eastAsia="Times New Roman" w:hAnsi="Times New Roman" w:cs="Times New Roman"/>
          <w:sz w:val="24"/>
          <w:szCs w:val="24"/>
        </w:rPr>
        <w:t xml:space="preserve"> One. 2019;</w:t>
      </w:r>
      <w:proofErr w:type="gramStart"/>
      <w:r>
        <w:rPr>
          <w:rFonts w:ascii="Times New Roman" w:eastAsia="Times New Roman" w:hAnsi="Times New Roman" w:cs="Times New Roman"/>
          <w:sz w:val="24"/>
          <w:szCs w:val="24"/>
        </w:rPr>
        <w:t>14:e</w:t>
      </w:r>
      <w:proofErr w:type="gramEnd"/>
      <w:r>
        <w:rPr>
          <w:rFonts w:ascii="Times New Roman" w:eastAsia="Times New Roman" w:hAnsi="Times New Roman" w:cs="Times New Roman"/>
          <w:sz w:val="24"/>
          <w:szCs w:val="24"/>
        </w:rPr>
        <w:t>0225256.</w:t>
      </w:r>
    </w:p>
    <w:p w14:paraId="32F37BD3" w14:textId="77777777" w:rsidR="003421E0" w:rsidRDefault="00000000">
      <w:pPr>
        <w:numPr>
          <w:ilvl w:val="0"/>
          <w:numId w:val="1"/>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Markiewicz, A., Patrick, I. Developing Monitoring and Evaluation Frameworks. 2016.</w:t>
      </w:r>
      <w:hyperlink r:id="rId36">
        <w:r w:rsidR="003421E0">
          <w:rPr>
            <w:rFonts w:ascii="Times New Roman" w:eastAsia="Times New Roman" w:hAnsi="Times New Roman" w:cs="Times New Roman"/>
            <w:sz w:val="24"/>
            <w:szCs w:val="24"/>
          </w:rPr>
          <w:t xml:space="preserve"> </w:t>
        </w:r>
      </w:hyperlink>
      <w:hyperlink r:id="rId37">
        <w:r w:rsidR="003421E0">
          <w:rPr>
            <w:rFonts w:ascii="Times New Roman" w:eastAsia="Times New Roman" w:hAnsi="Times New Roman" w:cs="Times New Roman"/>
            <w:color w:val="1155CC"/>
            <w:sz w:val="24"/>
            <w:szCs w:val="24"/>
            <w:u w:val="single"/>
          </w:rPr>
          <w:t>http://dx.doi.org/10.4135/9781071878774</w:t>
        </w:r>
      </w:hyperlink>
    </w:p>
    <w:p w14:paraId="41E22997" w14:textId="77777777" w:rsidR="003421E0"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1.</w:t>
      </w:r>
      <w:r>
        <w:rPr>
          <w:rFonts w:ascii="Times New Roman" w:eastAsia="Times New Roman" w:hAnsi="Times New Roman" w:cs="Times New Roman"/>
          <w:sz w:val="24"/>
          <w:szCs w:val="24"/>
        </w:rPr>
        <w:t xml:space="preserve"> Search criteria utilized to find relevant literature from different databases. Except for </w:t>
      </w:r>
      <w:proofErr w:type="spellStart"/>
      <w:r>
        <w:rPr>
          <w:rFonts w:ascii="Times New Roman" w:eastAsia="Times New Roman" w:hAnsi="Times New Roman" w:cs="Times New Roman"/>
          <w:sz w:val="24"/>
          <w:szCs w:val="24"/>
        </w:rPr>
        <w:t>Pubmed</w:t>
      </w:r>
      <w:proofErr w:type="spellEnd"/>
      <w:r>
        <w:rPr>
          <w:rFonts w:ascii="Times New Roman" w:eastAsia="Times New Roman" w:hAnsi="Times New Roman" w:cs="Times New Roman"/>
          <w:sz w:val="24"/>
          <w:szCs w:val="24"/>
        </w:rPr>
        <w:t>, all other databases were manually filtered for the publication date (post 2003) and English language requirements.</w:t>
      </w:r>
    </w:p>
    <w:tbl>
      <w:tblPr>
        <w:tblStyle w:val="a"/>
        <w:tblW w:w="934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35"/>
        <w:gridCol w:w="7410"/>
      </w:tblGrid>
      <w:tr w:rsidR="003421E0" w14:paraId="1FA536BE" w14:textId="77777777">
        <w:trPr>
          <w:trHeight w:val="540"/>
        </w:trPr>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25AD4" w14:textId="77777777" w:rsidR="003421E0"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741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044329BF" w14:textId="77777777" w:rsidR="003421E0"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Search String</w:t>
            </w:r>
          </w:p>
        </w:tc>
      </w:tr>
      <w:tr w:rsidR="003421E0" w14:paraId="3DBA47E0" w14:textId="77777777">
        <w:trPr>
          <w:trHeight w:val="1170"/>
        </w:trPr>
        <w:tc>
          <w:tcPr>
            <w:tcW w:w="193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031CCE6" w14:textId="77777777" w:rsidR="003421E0" w:rsidRDefault="00000000">
            <w:p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Pubmed</w:t>
            </w:r>
            <w:proofErr w:type="spellEnd"/>
          </w:p>
        </w:tc>
        <w:tc>
          <w:tcPr>
            <w:tcW w:w="7410" w:type="dxa"/>
            <w:tcBorders>
              <w:bottom w:val="single" w:sz="8" w:space="0" w:color="000000"/>
              <w:right w:val="single" w:sz="8" w:space="0" w:color="000000"/>
            </w:tcBorders>
            <w:tcMar>
              <w:top w:w="100" w:type="dxa"/>
              <w:left w:w="100" w:type="dxa"/>
              <w:bottom w:w="100" w:type="dxa"/>
              <w:right w:w="100" w:type="dxa"/>
            </w:tcMar>
          </w:tcPr>
          <w:p w14:paraId="318E5E09" w14:textId="77777777" w:rsidR="003421E0"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(("bioinformatic") OR ("biomedical informatic") OR ("genomic") OR (“genetic”) OR (“informatic”) OR (“gene”)) AND ((“software”) OR (“tool”) OR (“platform”) OR (“analysis”) OR (“user-friendly”) OR (“UCD”)) AND ("2003"[Date - Publication] : "3000"[Date - Publication]) AND (English[Language])</w:t>
            </w:r>
          </w:p>
        </w:tc>
      </w:tr>
      <w:tr w:rsidR="003421E0" w14:paraId="6BF2CA82" w14:textId="77777777">
        <w:trPr>
          <w:trHeight w:val="855"/>
        </w:trPr>
        <w:tc>
          <w:tcPr>
            <w:tcW w:w="193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E643697" w14:textId="77777777" w:rsidR="003421E0"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 of Science</w:t>
            </w:r>
          </w:p>
        </w:tc>
        <w:tc>
          <w:tcPr>
            <w:tcW w:w="7410" w:type="dxa"/>
            <w:tcBorders>
              <w:bottom w:val="single" w:sz="8" w:space="0" w:color="000000"/>
              <w:right w:val="single" w:sz="8" w:space="0" w:color="000000"/>
            </w:tcBorders>
            <w:tcMar>
              <w:top w:w="100" w:type="dxa"/>
              <w:left w:w="100" w:type="dxa"/>
              <w:bottom w:w="100" w:type="dxa"/>
              <w:right w:w="100" w:type="dxa"/>
            </w:tcMar>
          </w:tcPr>
          <w:p w14:paraId="558F0D01" w14:textId="77777777" w:rsidR="003421E0"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(("bioinformatic") OR ("biomedical informatic") OR ("genomic") OR (“genetic”) OR (“informatic”) OR (“gene”)) AND ((“software”) OR </w:t>
            </w:r>
            <w:r>
              <w:rPr>
                <w:rFonts w:ascii="Times New Roman" w:eastAsia="Times New Roman" w:hAnsi="Times New Roman" w:cs="Times New Roman"/>
                <w:sz w:val="24"/>
                <w:szCs w:val="24"/>
              </w:rPr>
              <w:lastRenderedPageBreak/>
              <w:t>(“tool”) OR (“platform”) OR (“analysis”) OR (“user-friendly”) OR (“UCD”))</w:t>
            </w:r>
          </w:p>
        </w:tc>
      </w:tr>
      <w:tr w:rsidR="003421E0" w14:paraId="2256B854" w14:textId="77777777">
        <w:trPr>
          <w:trHeight w:val="855"/>
        </w:trPr>
        <w:tc>
          <w:tcPr>
            <w:tcW w:w="193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C4FD3B0" w14:textId="77777777" w:rsidR="003421E0"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Medline</w:t>
            </w:r>
          </w:p>
        </w:tc>
        <w:tc>
          <w:tcPr>
            <w:tcW w:w="7410" w:type="dxa"/>
            <w:tcBorders>
              <w:bottom w:val="single" w:sz="8" w:space="0" w:color="000000"/>
              <w:right w:val="single" w:sz="8" w:space="0" w:color="000000"/>
            </w:tcBorders>
            <w:tcMar>
              <w:top w:w="100" w:type="dxa"/>
              <w:left w:w="100" w:type="dxa"/>
              <w:bottom w:w="100" w:type="dxa"/>
              <w:right w:w="100" w:type="dxa"/>
            </w:tcMar>
          </w:tcPr>
          <w:p w14:paraId="7D78E784" w14:textId="77777777" w:rsidR="003421E0"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(("bioinformatic") OR ("biomedical informatic") OR ("genomic") OR (“genetic”) OR (“informatic”) OR (“gene”)) AND ((“software”) OR (“tool”) OR (“platform”) OR (“analysis”) OR (“user-friendly”) OR (“UCD”))</w:t>
            </w:r>
          </w:p>
        </w:tc>
      </w:tr>
      <w:tr w:rsidR="003421E0" w14:paraId="2B5F9986" w14:textId="77777777">
        <w:trPr>
          <w:trHeight w:val="855"/>
        </w:trPr>
        <w:tc>
          <w:tcPr>
            <w:tcW w:w="193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3EA2E47" w14:textId="77777777" w:rsidR="003421E0"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Bioinformatics Software DB</w:t>
            </w:r>
          </w:p>
        </w:tc>
        <w:tc>
          <w:tcPr>
            <w:tcW w:w="7410" w:type="dxa"/>
            <w:tcBorders>
              <w:bottom w:val="single" w:sz="8" w:space="0" w:color="000000"/>
              <w:right w:val="single" w:sz="8" w:space="0" w:color="000000"/>
            </w:tcBorders>
            <w:tcMar>
              <w:top w:w="100" w:type="dxa"/>
              <w:left w:w="100" w:type="dxa"/>
              <w:bottom w:w="100" w:type="dxa"/>
              <w:right w:w="100" w:type="dxa"/>
            </w:tcMar>
          </w:tcPr>
          <w:p w14:paraId="79FE49BC" w14:textId="77777777" w:rsidR="003421E0"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Individual Searches: “genomic”, “gene”, “user-friendly”, “analysis”, “GWAS”</w:t>
            </w:r>
          </w:p>
        </w:tc>
      </w:tr>
      <w:tr w:rsidR="003421E0" w14:paraId="0D19DC1C" w14:textId="77777777">
        <w:trPr>
          <w:trHeight w:val="855"/>
        </w:trPr>
        <w:tc>
          <w:tcPr>
            <w:tcW w:w="193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D9176A2" w14:textId="77777777" w:rsidR="003421E0"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Google Scholar</w:t>
            </w:r>
          </w:p>
        </w:tc>
        <w:tc>
          <w:tcPr>
            <w:tcW w:w="7410" w:type="dxa"/>
            <w:tcBorders>
              <w:bottom w:val="single" w:sz="8" w:space="0" w:color="000000"/>
              <w:right w:val="single" w:sz="8" w:space="0" w:color="000000"/>
            </w:tcBorders>
            <w:tcMar>
              <w:top w:w="100" w:type="dxa"/>
              <w:left w:w="100" w:type="dxa"/>
              <w:bottom w:w="100" w:type="dxa"/>
              <w:right w:w="100" w:type="dxa"/>
            </w:tcMar>
          </w:tcPr>
          <w:p w14:paraId="2080ED3C" w14:textId="77777777" w:rsidR="003421E0"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(("bioinformatic") OR ("biomedical informatic") OR ("genomic") OR (“genetic”) OR (“informatic”) OR (“gene”)) AND ((“software”) OR (“tool”) OR (“platform”) OR (“analysis”) OR (“user-friendly”) OR (“UCD”))</w:t>
            </w:r>
          </w:p>
        </w:tc>
      </w:tr>
    </w:tbl>
    <w:p w14:paraId="341DD253" w14:textId="77777777" w:rsidR="003421E0" w:rsidRDefault="00000000">
      <w:pPr>
        <w:spacing w:before="240" w:after="240"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771A7DCF" w14:textId="77777777" w:rsidR="003421E0" w:rsidRDefault="003421E0">
      <w:pPr>
        <w:spacing w:before="240" w:after="240" w:line="480" w:lineRule="auto"/>
        <w:rPr>
          <w:rFonts w:ascii="Times New Roman" w:eastAsia="Times New Roman" w:hAnsi="Times New Roman" w:cs="Times New Roman"/>
          <w:sz w:val="20"/>
          <w:szCs w:val="20"/>
        </w:rPr>
      </w:pPr>
    </w:p>
    <w:p w14:paraId="4E596F3A" w14:textId="77777777" w:rsidR="003421E0" w:rsidRDefault="003421E0">
      <w:pPr>
        <w:spacing w:before="240" w:after="240" w:line="480" w:lineRule="auto"/>
        <w:rPr>
          <w:rFonts w:ascii="Times New Roman" w:eastAsia="Times New Roman" w:hAnsi="Times New Roman" w:cs="Times New Roman"/>
          <w:sz w:val="20"/>
          <w:szCs w:val="20"/>
        </w:rPr>
      </w:pPr>
    </w:p>
    <w:p w14:paraId="580CD5D1" w14:textId="77777777" w:rsidR="003421E0" w:rsidRDefault="003421E0">
      <w:pPr>
        <w:spacing w:before="240" w:after="240" w:line="480" w:lineRule="auto"/>
        <w:rPr>
          <w:rFonts w:ascii="Times New Roman" w:eastAsia="Times New Roman" w:hAnsi="Times New Roman" w:cs="Times New Roman"/>
          <w:sz w:val="20"/>
          <w:szCs w:val="20"/>
        </w:rPr>
      </w:pPr>
    </w:p>
    <w:p w14:paraId="7F739348" w14:textId="77777777" w:rsidR="003421E0" w:rsidRDefault="003421E0">
      <w:pPr>
        <w:spacing w:before="240" w:after="240" w:line="480" w:lineRule="auto"/>
        <w:rPr>
          <w:rFonts w:ascii="Times New Roman" w:eastAsia="Times New Roman" w:hAnsi="Times New Roman" w:cs="Times New Roman"/>
          <w:sz w:val="20"/>
          <w:szCs w:val="20"/>
        </w:rPr>
      </w:pPr>
    </w:p>
    <w:p w14:paraId="0FE621A0" w14:textId="77777777" w:rsidR="003421E0" w:rsidRDefault="003421E0">
      <w:pPr>
        <w:spacing w:before="240" w:after="240" w:line="480" w:lineRule="auto"/>
        <w:rPr>
          <w:rFonts w:ascii="Times New Roman" w:eastAsia="Times New Roman" w:hAnsi="Times New Roman" w:cs="Times New Roman"/>
          <w:sz w:val="20"/>
          <w:szCs w:val="20"/>
        </w:rPr>
      </w:pPr>
    </w:p>
    <w:p w14:paraId="0AA4C355" w14:textId="77777777" w:rsidR="003421E0" w:rsidRDefault="003421E0">
      <w:pPr>
        <w:spacing w:before="240" w:after="240" w:line="480" w:lineRule="auto"/>
        <w:rPr>
          <w:rFonts w:ascii="Times New Roman" w:eastAsia="Times New Roman" w:hAnsi="Times New Roman" w:cs="Times New Roman"/>
          <w:sz w:val="20"/>
          <w:szCs w:val="20"/>
        </w:rPr>
      </w:pPr>
    </w:p>
    <w:p w14:paraId="6DE63CF0" w14:textId="77777777" w:rsidR="003421E0" w:rsidRDefault="003421E0">
      <w:pPr>
        <w:spacing w:before="240" w:after="240" w:line="480" w:lineRule="auto"/>
        <w:rPr>
          <w:rFonts w:ascii="Times New Roman" w:eastAsia="Times New Roman" w:hAnsi="Times New Roman" w:cs="Times New Roman"/>
          <w:sz w:val="20"/>
          <w:szCs w:val="20"/>
        </w:rPr>
      </w:pPr>
    </w:p>
    <w:p w14:paraId="34BCB1B5" w14:textId="77777777" w:rsidR="003421E0" w:rsidRDefault="003421E0">
      <w:pPr>
        <w:spacing w:before="240" w:after="240" w:line="480" w:lineRule="auto"/>
        <w:rPr>
          <w:rFonts w:ascii="Times New Roman" w:eastAsia="Times New Roman" w:hAnsi="Times New Roman" w:cs="Times New Roman"/>
          <w:sz w:val="20"/>
          <w:szCs w:val="20"/>
        </w:rPr>
      </w:pPr>
    </w:p>
    <w:p w14:paraId="45FA4399" w14:textId="77777777" w:rsidR="003421E0" w:rsidRDefault="003421E0">
      <w:pPr>
        <w:spacing w:before="240" w:after="240" w:line="480" w:lineRule="auto"/>
        <w:rPr>
          <w:rFonts w:ascii="Times New Roman" w:eastAsia="Times New Roman" w:hAnsi="Times New Roman" w:cs="Times New Roman"/>
          <w:sz w:val="20"/>
          <w:szCs w:val="20"/>
        </w:rPr>
      </w:pPr>
    </w:p>
    <w:p w14:paraId="2D000C11" w14:textId="77777777" w:rsidR="003421E0" w:rsidRDefault="003421E0">
      <w:pPr>
        <w:spacing w:before="240" w:after="240" w:line="480" w:lineRule="auto"/>
        <w:rPr>
          <w:rFonts w:ascii="Times New Roman" w:eastAsia="Times New Roman" w:hAnsi="Times New Roman" w:cs="Times New Roman"/>
          <w:sz w:val="20"/>
          <w:szCs w:val="20"/>
        </w:rPr>
      </w:pPr>
    </w:p>
    <w:p w14:paraId="75DBA697" w14:textId="77777777" w:rsidR="003421E0" w:rsidRDefault="003421E0">
      <w:pPr>
        <w:spacing w:before="240" w:after="240" w:line="480" w:lineRule="auto"/>
        <w:rPr>
          <w:rFonts w:ascii="Times New Roman" w:eastAsia="Times New Roman" w:hAnsi="Times New Roman" w:cs="Times New Roman"/>
          <w:sz w:val="20"/>
          <w:szCs w:val="20"/>
        </w:rPr>
      </w:pPr>
    </w:p>
    <w:p w14:paraId="0692D476" w14:textId="77777777" w:rsidR="003421E0" w:rsidRDefault="003421E0">
      <w:pPr>
        <w:spacing w:before="240" w:after="240" w:line="480" w:lineRule="auto"/>
        <w:rPr>
          <w:rFonts w:ascii="Times New Roman" w:eastAsia="Times New Roman" w:hAnsi="Times New Roman" w:cs="Times New Roman"/>
          <w:sz w:val="20"/>
          <w:szCs w:val="20"/>
        </w:rPr>
      </w:pPr>
    </w:p>
    <w:p w14:paraId="49ED7208" w14:textId="77777777" w:rsidR="003421E0" w:rsidRDefault="003421E0">
      <w:pPr>
        <w:spacing w:before="240" w:after="240" w:line="480" w:lineRule="auto"/>
        <w:rPr>
          <w:rFonts w:ascii="Times New Roman" w:eastAsia="Times New Roman" w:hAnsi="Times New Roman" w:cs="Times New Roman"/>
          <w:sz w:val="20"/>
          <w:szCs w:val="20"/>
        </w:rPr>
      </w:pPr>
    </w:p>
    <w:p w14:paraId="381FABE4" w14:textId="77777777" w:rsidR="0017138D" w:rsidRDefault="0017138D">
      <w:pPr>
        <w:pStyle w:val="Heading5"/>
        <w:keepNext w:val="0"/>
        <w:keepLines w:val="0"/>
        <w:spacing w:before="220" w:after="40" w:line="480" w:lineRule="auto"/>
        <w:rPr>
          <w:rFonts w:ascii="Times New Roman" w:eastAsia="Times New Roman" w:hAnsi="Times New Roman" w:cs="Times New Roman"/>
          <w:b/>
          <w:bCs/>
          <w:color w:val="000000"/>
          <w:sz w:val="24"/>
          <w:szCs w:val="24"/>
        </w:rPr>
      </w:pPr>
      <w:bookmarkStart w:id="35" w:name="_j7xxa92mbhpj" w:colFirst="0" w:colLast="0"/>
      <w:bookmarkEnd w:id="35"/>
    </w:p>
    <w:p w14:paraId="6C5966E9" w14:textId="51B56CE7" w:rsidR="003421E0" w:rsidRDefault="00000000">
      <w:pPr>
        <w:pStyle w:val="Heading5"/>
        <w:keepNext w:val="0"/>
        <w:keepLines w:val="0"/>
        <w:spacing w:before="220" w:after="40" w:line="48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Table 2. </w:t>
      </w:r>
      <w:proofErr w:type="gramStart"/>
      <w:r>
        <w:rPr>
          <w:rFonts w:ascii="Times New Roman" w:eastAsia="Times New Roman" w:hAnsi="Times New Roman" w:cs="Times New Roman"/>
          <w:b/>
          <w:bCs/>
          <w:color w:val="000000"/>
          <w:sz w:val="24"/>
          <w:szCs w:val="24"/>
        </w:rPr>
        <w:t>Evaluation</w:t>
      </w:r>
      <w:proofErr w:type="gramEnd"/>
      <w:r>
        <w:rPr>
          <w:rFonts w:ascii="Times New Roman" w:eastAsia="Times New Roman" w:hAnsi="Times New Roman" w:cs="Times New Roman"/>
          <w:b/>
          <w:bCs/>
          <w:color w:val="000000"/>
          <w:sz w:val="24"/>
          <w:szCs w:val="24"/>
        </w:rPr>
        <w:t xml:space="preserve"> Rubric for Bioinformatics Tools within the context of NGRs</w:t>
      </w:r>
    </w:p>
    <w:tbl>
      <w:tblPr>
        <w:tblW w:w="10455" w:type="dxa"/>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65"/>
        <w:gridCol w:w="1830"/>
        <w:gridCol w:w="1635"/>
        <w:gridCol w:w="1500"/>
        <w:gridCol w:w="2325"/>
      </w:tblGrid>
      <w:tr w:rsidR="0017138D" w:rsidRPr="00634398" w14:paraId="78D5482A" w14:textId="77777777" w:rsidTr="003335F2">
        <w:trPr>
          <w:trHeight w:val="345"/>
        </w:trPr>
        <w:tc>
          <w:tcPr>
            <w:tcW w:w="3165" w:type="dxa"/>
            <w:tcMar>
              <w:top w:w="40" w:type="dxa"/>
              <w:left w:w="40" w:type="dxa"/>
              <w:bottom w:w="40" w:type="dxa"/>
              <w:right w:w="40" w:type="dxa"/>
            </w:tcMar>
            <w:vAlign w:val="bottom"/>
          </w:tcPr>
          <w:p w14:paraId="62F0A0EE"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bookmarkStart w:id="36" w:name="_8dye4ilebhay" w:colFirst="0" w:colLast="0"/>
            <w:bookmarkEnd w:id="36"/>
            <w:r w:rsidRPr="0017138D">
              <w:rPr>
                <w:rFonts w:ascii="Times New Roman" w:eastAsia="Times New Roman" w:hAnsi="Times New Roman" w:cs="Times New Roman"/>
                <w:sz w:val="24"/>
                <w:szCs w:val="24"/>
              </w:rPr>
              <w:t>Evaluation Rubric for Bioinformatics Tools</w:t>
            </w:r>
          </w:p>
        </w:tc>
        <w:tc>
          <w:tcPr>
            <w:tcW w:w="1830" w:type="dxa"/>
            <w:tcMar>
              <w:top w:w="40" w:type="dxa"/>
              <w:left w:w="40" w:type="dxa"/>
              <w:bottom w:w="40" w:type="dxa"/>
              <w:right w:w="40" w:type="dxa"/>
            </w:tcMar>
            <w:vAlign w:val="bottom"/>
          </w:tcPr>
          <w:p w14:paraId="445AA7AC"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Level 0</w:t>
            </w:r>
          </w:p>
        </w:tc>
        <w:tc>
          <w:tcPr>
            <w:tcW w:w="1635" w:type="dxa"/>
            <w:tcMar>
              <w:top w:w="40" w:type="dxa"/>
              <w:left w:w="40" w:type="dxa"/>
              <w:bottom w:w="40" w:type="dxa"/>
              <w:right w:w="40" w:type="dxa"/>
            </w:tcMar>
            <w:vAlign w:val="bottom"/>
          </w:tcPr>
          <w:p w14:paraId="64DF49D3"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Level 1</w:t>
            </w:r>
          </w:p>
        </w:tc>
        <w:tc>
          <w:tcPr>
            <w:tcW w:w="1500" w:type="dxa"/>
            <w:tcMar>
              <w:top w:w="40" w:type="dxa"/>
              <w:left w:w="40" w:type="dxa"/>
              <w:bottom w:w="40" w:type="dxa"/>
              <w:right w:w="40" w:type="dxa"/>
            </w:tcMar>
            <w:vAlign w:val="bottom"/>
          </w:tcPr>
          <w:p w14:paraId="65200369"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Level 2</w:t>
            </w:r>
          </w:p>
        </w:tc>
        <w:tc>
          <w:tcPr>
            <w:tcW w:w="2325" w:type="dxa"/>
            <w:tcMar>
              <w:top w:w="40" w:type="dxa"/>
              <w:left w:w="40" w:type="dxa"/>
              <w:bottom w:w="40" w:type="dxa"/>
              <w:right w:w="40" w:type="dxa"/>
            </w:tcMar>
            <w:vAlign w:val="bottom"/>
          </w:tcPr>
          <w:p w14:paraId="182FB23B"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Level 3</w:t>
            </w:r>
          </w:p>
        </w:tc>
      </w:tr>
      <w:tr w:rsidR="0017138D" w:rsidRPr="00634398" w14:paraId="73254210" w14:textId="77777777" w:rsidTr="003335F2">
        <w:trPr>
          <w:trHeight w:val="345"/>
        </w:trPr>
        <w:tc>
          <w:tcPr>
            <w:tcW w:w="3165" w:type="dxa"/>
            <w:tcMar>
              <w:top w:w="40" w:type="dxa"/>
              <w:left w:w="40" w:type="dxa"/>
              <w:bottom w:w="40" w:type="dxa"/>
              <w:right w:w="40" w:type="dxa"/>
            </w:tcMar>
            <w:vAlign w:val="bottom"/>
          </w:tcPr>
          <w:p w14:paraId="293E5F15"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b/>
                <w:sz w:val="24"/>
                <w:szCs w:val="24"/>
              </w:rPr>
              <w:t>Criteria</w:t>
            </w:r>
          </w:p>
        </w:tc>
        <w:tc>
          <w:tcPr>
            <w:tcW w:w="1830" w:type="dxa"/>
            <w:tcMar>
              <w:top w:w="40" w:type="dxa"/>
              <w:left w:w="40" w:type="dxa"/>
              <w:bottom w:w="40" w:type="dxa"/>
              <w:right w:w="40" w:type="dxa"/>
            </w:tcMar>
            <w:vAlign w:val="bottom"/>
          </w:tcPr>
          <w:p w14:paraId="58D26ACA"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b/>
                <w:sz w:val="24"/>
                <w:szCs w:val="24"/>
              </w:rPr>
              <w:t>Unacceptable</w:t>
            </w:r>
          </w:p>
        </w:tc>
        <w:tc>
          <w:tcPr>
            <w:tcW w:w="1635" w:type="dxa"/>
            <w:tcMar>
              <w:top w:w="40" w:type="dxa"/>
              <w:left w:w="40" w:type="dxa"/>
              <w:bottom w:w="40" w:type="dxa"/>
              <w:right w:w="40" w:type="dxa"/>
            </w:tcMar>
            <w:vAlign w:val="bottom"/>
          </w:tcPr>
          <w:p w14:paraId="1B57B023"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b/>
                <w:sz w:val="24"/>
                <w:szCs w:val="24"/>
              </w:rPr>
              <w:t>Marginal</w:t>
            </w:r>
          </w:p>
        </w:tc>
        <w:tc>
          <w:tcPr>
            <w:tcW w:w="1500" w:type="dxa"/>
            <w:tcMar>
              <w:top w:w="40" w:type="dxa"/>
              <w:left w:w="40" w:type="dxa"/>
              <w:bottom w:w="40" w:type="dxa"/>
              <w:right w:w="40" w:type="dxa"/>
            </w:tcMar>
            <w:vAlign w:val="bottom"/>
          </w:tcPr>
          <w:p w14:paraId="0E0CDFA5"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b/>
                <w:sz w:val="24"/>
                <w:szCs w:val="24"/>
              </w:rPr>
              <w:t>Acceptable</w:t>
            </w:r>
          </w:p>
        </w:tc>
        <w:tc>
          <w:tcPr>
            <w:tcW w:w="2325" w:type="dxa"/>
            <w:tcMar>
              <w:top w:w="40" w:type="dxa"/>
              <w:left w:w="40" w:type="dxa"/>
              <w:bottom w:w="40" w:type="dxa"/>
              <w:right w:w="40" w:type="dxa"/>
            </w:tcMar>
            <w:vAlign w:val="bottom"/>
          </w:tcPr>
          <w:p w14:paraId="1EEC87DF"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b/>
                <w:sz w:val="24"/>
                <w:szCs w:val="24"/>
              </w:rPr>
              <w:t>Exceptional</w:t>
            </w:r>
          </w:p>
        </w:tc>
      </w:tr>
      <w:tr w:rsidR="0017138D" w:rsidRPr="00634398" w14:paraId="093ED70F" w14:textId="77777777" w:rsidTr="003335F2">
        <w:trPr>
          <w:trHeight w:val="1155"/>
        </w:trPr>
        <w:tc>
          <w:tcPr>
            <w:tcW w:w="3165" w:type="dxa"/>
            <w:tcMar>
              <w:top w:w="40" w:type="dxa"/>
              <w:left w:w="40" w:type="dxa"/>
              <w:bottom w:w="40" w:type="dxa"/>
              <w:right w:w="40" w:type="dxa"/>
            </w:tcMar>
            <w:vAlign w:val="bottom"/>
          </w:tcPr>
          <w:p w14:paraId="776447A9"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Robustness of Genetic Analyses</w:t>
            </w:r>
          </w:p>
        </w:tc>
        <w:tc>
          <w:tcPr>
            <w:tcW w:w="1830" w:type="dxa"/>
            <w:tcMar>
              <w:top w:w="40" w:type="dxa"/>
              <w:left w:w="40" w:type="dxa"/>
              <w:bottom w:w="40" w:type="dxa"/>
              <w:right w:w="40" w:type="dxa"/>
            </w:tcMar>
            <w:vAlign w:val="bottom"/>
          </w:tcPr>
          <w:p w14:paraId="5D1E154E"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Only capable of one very specific type of genetic analysis (fixed parameters) and lacks ability to scale</w:t>
            </w:r>
          </w:p>
        </w:tc>
        <w:tc>
          <w:tcPr>
            <w:tcW w:w="1635" w:type="dxa"/>
            <w:tcMar>
              <w:top w:w="40" w:type="dxa"/>
              <w:left w:w="40" w:type="dxa"/>
              <w:bottom w:w="40" w:type="dxa"/>
              <w:right w:w="40" w:type="dxa"/>
            </w:tcMar>
            <w:vAlign w:val="bottom"/>
          </w:tcPr>
          <w:p w14:paraId="6624355D"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Capable of one or two specific analyses but able to scale to large datasets</w:t>
            </w:r>
          </w:p>
        </w:tc>
        <w:tc>
          <w:tcPr>
            <w:tcW w:w="1500" w:type="dxa"/>
            <w:tcMar>
              <w:top w:w="40" w:type="dxa"/>
              <w:left w:w="40" w:type="dxa"/>
              <w:bottom w:w="40" w:type="dxa"/>
              <w:right w:w="40" w:type="dxa"/>
            </w:tcMar>
            <w:vAlign w:val="bottom"/>
          </w:tcPr>
          <w:p w14:paraId="16201D6F"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Supports many genetic analyses, can scale to large datasets, but lacks clear vision for use of tool</w:t>
            </w:r>
          </w:p>
        </w:tc>
        <w:tc>
          <w:tcPr>
            <w:tcW w:w="2325" w:type="dxa"/>
            <w:tcMar>
              <w:top w:w="40" w:type="dxa"/>
              <w:left w:w="40" w:type="dxa"/>
              <w:bottom w:w="40" w:type="dxa"/>
              <w:right w:w="40" w:type="dxa"/>
            </w:tcMar>
            <w:vAlign w:val="bottom"/>
          </w:tcPr>
          <w:p w14:paraId="6915ED55"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Many genetic analyses supported or able to be supported (users can create/share workflows), clear vision for tool's usage</w:t>
            </w:r>
          </w:p>
        </w:tc>
      </w:tr>
      <w:tr w:rsidR="0017138D" w:rsidRPr="00634398" w14:paraId="55DDC24E" w14:textId="77777777" w:rsidTr="003335F2">
        <w:trPr>
          <w:trHeight w:val="1155"/>
        </w:trPr>
        <w:tc>
          <w:tcPr>
            <w:tcW w:w="3165" w:type="dxa"/>
            <w:tcMar>
              <w:top w:w="40" w:type="dxa"/>
              <w:left w:w="40" w:type="dxa"/>
              <w:bottom w:w="40" w:type="dxa"/>
              <w:right w:w="40" w:type="dxa"/>
            </w:tcMar>
            <w:vAlign w:val="bottom"/>
          </w:tcPr>
          <w:p w14:paraId="4ACD139F"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lastRenderedPageBreak/>
              <w:t>Tutorials/Documentation</w:t>
            </w:r>
          </w:p>
        </w:tc>
        <w:tc>
          <w:tcPr>
            <w:tcW w:w="1830" w:type="dxa"/>
            <w:tcMar>
              <w:top w:w="40" w:type="dxa"/>
              <w:left w:w="40" w:type="dxa"/>
              <w:bottom w:w="40" w:type="dxa"/>
              <w:right w:w="40" w:type="dxa"/>
            </w:tcMar>
            <w:vAlign w:val="bottom"/>
          </w:tcPr>
          <w:p w14:paraId="387684F1"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 xml:space="preserve">Had little/no documentation or tutorials about how to </w:t>
            </w:r>
            <w:proofErr w:type="gramStart"/>
            <w:r w:rsidRPr="0017138D">
              <w:rPr>
                <w:rFonts w:ascii="Times New Roman" w:eastAsia="Times New Roman" w:hAnsi="Times New Roman" w:cs="Times New Roman"/>
                <w:sz w:val="24"/>
                <w:szCs w:val="24"/>
              </w:rPr>
              <w:t>setup</w:t>
            </w:r>
            <w:proofErr w:type="gramEnd"/>
            <w:r w:rsidRPr="0017138D">
              <w:rPr>
                <w:rFonts w:ascii="Times New Roman" w:eastAsia="Times New Roman" w:hAnsi="Times New Roman" w:cs="Times New Roman"/>
                <w:sz w:val="24"/>
                <w:szCs w:val="24"/>
              </w:rPr>
              <w:t xml:space="preserve"> or utilize </w:t>
            </w:r>
            <w:proofErr w:type="gramStart"/>
            <w:r w:rsidRPr="0017138D">
              <w:rPr>
                <w:rFonts w:ascii="Times New Roman" w:eastAsia="Times New Roman" w:hAnsi="Times New Roman" w:cs="Times New Roman"/>
                <w:sz w:val="24"/>
                <w:szCs w:val="24"/>
              </w:rPr>
              <w:t>tool</w:t>
            </w:r>
            <w:proofErr w:type="gramEnd"/>
            <w:r w:rsidRPr="0017138D">
              <w:rPr>
                <w:rFonts w:ascii="Times New Roman" w:eastAsia="Times New Roman" w:hAnsi="Times New Roman" w:cs="Times New Roman"/>
                <w:sz w:val="24"/>
                <w:szCs w:val="24"/>
              </w:rPr>
              <w:t xml:space="preserve"> to perform analyses</w:t>
            </w:r>
          </w:p>
        </w:tc>
        <w:tc>
          <w:tcPr>
            <w:tcW w:w="1635" w:type="dxa"/>
            <w:tcMar>
              <w:top w:w="40" w:type="dxa"/>
              <w:left w:w="40" w:type="dxa"/>
              <w:bottom w:w="40" w:type="dxa"/>
              <w:right w:w="40" w:type="dxa"/>
            </w:tcMar>
            <w:vAlign w:val="bottom"/>
          </w:tcPr>
          <w:p w14:paraId="35D6E4A6"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Had documentation/tutorials but was difficult to understand/outdated</w:t>
            </w:r>
          </w:p>
        </w:tc>
        <w:tc>
          <w:tcPr>
            <w:tcW w:w="1500" w:type="dxa"/>
            <w:tcMar>
              <w:top w:w="40" w:type="dxa"/>
              <w:left w:w="40" w:type="dxa"/>
              <w:bottom w:w="40" w:type="dxa"/>
              <w:right w:w="40" w:type="dxa"/>
            </w:tcMar>
            <w:vAlign w:val="bottom"/>
          </w:tcPr>
          <w:p w14:paraId="100E78A4"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proofErr w:type="gramStart"/>
            <w:r w:rsidRPr="0017138D">
              <w:rPr>
                <w:rFonts w:ascii="Times New Roman" w:eastAsia="Times New Roman" w:hAnsi="Times New Roman" w:cs="Times New Roman"/>
                <w:sz w:val="24"/>
                <w:szCs w:val="24"/>
              </w:rPr>
              <w:t>Had</w:t>
            </w:r>
            <w:proofErr w:type="gramEnd"/>
            <w:r w:rsidRPr="0017138D">
              <w:rPr>
                <w:rFonts w:ascii="Times New Roman" w:eastAsia="Times New Roman" w:hAnsi="Times New Roman" w:cs="Times New Roman"/>
                <w:sz w:val="24"/>
                <w:szCs w:val="24"/>
              </w:rPr>
              <w:t xml:space="preserve"> documentation and tutorials but lacked sample data or references to publications</w:t>
            </w:r>
          </w:p>
        </w:tc>
        <w:tc>
          <w:tcPr>
            <w:tcW w:w="2325" w:type="dxa"/>
            <w:tcMar>
              <w:top w:w="40" w:type="dxa"/>
              <w:left w:w="40" w:type="dxa"/>
              <w:bottom w:w="40" w:type="dxa"/>
              <w:right w:w="40" w:type="dxa"/>
            </w:tcMar>
            <w:vAlign w:val="bottom"/>
          </w:tcPr>
          <w:p w14:paraId="1636F83C"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Clear, updated documentation with examples and sample data along with links to publications that utilized the analysis tool</w:t>
            </w:r>
          </w:p>
        </w:tc>
      </w:tr>
      <w:tr w:rsidR="0017138D" w:rsidRPr="00634398" w14:paraId="531F2B9B" w14:textId="77777777" w:rsidTr="003335F2">
        <w:trPr>
          <w:trHeight w:val="885"/>
        </w:trPr>
        <w:tc>
          <w:tcPr>
            <w:tcW w:w="3165" w:type="dxa"/>
            <w:tcMar>
              <w:top w:w="40" w:type="dxa"/>
              <w:left w:w="40" w:type="dxa"/>
              <w:bottom w:w="40" w:type="dxa"/>
              <w:right w:w="40" w:type="dxa"/>
            </w:tcMar>
            <w:vAlign w:val="bottom"/>
          </w:tcPr>
          <w:p w14:paraId="37740021"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Data Restrictions</w:t>
            </w:r>
          </w:p>
        </w:tc>
        <w:tc>
          <w:tcPr>
            <w:tcW w:w="1830" w:type="dxa"/>
            <w:tcMar>
              <w:top w:w="40" w:type="dxa"/>
              <w:left w:w="40" w:type="dxa"/>
              <w:bottom w:w="40" w:type="dxa"/>
              <w:right w:w="40" w:type="dxa"/>
            </w:tcMar>
            <w:vAlign w:val="bottom"/>
          </w:tcPr>
          <w:p w14:paraId="7835CB00"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Supported only one or two specifically formatted data types</w:t>
            </w:r>
          </w:p>
        </w:tc>
        <w:tc>
          <w:tcPr>
            <w:tcW w:w="1635" w:type="dxa"/>
            <w:tcMar>
              <w:top w:w="40" w:type="dxa"/>
              <w:left w:w="40" w:type="dxa"/>
              <w:bottom w:w="40" w:type="dxa"/>
              <w:right w:w="40" w:type="dxa"/>
            </w:tcMar>
            <w:vAlign w:val="bottom"/>
          </w:tcPr>
          <w:p w14:paraId="42B9B71C"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Supported specific formatted data types but did not allow use of new data</w:t>
            </w:r>
          </w:p>
        </w:tc>
        <w:tc>
          <w:tcPr>
            <w:tcW w:w="1500" w:type="dxa"/>
            <w:tcMar>
              <w:top w:w="40" w:type="dxa"/>
              <w:left w:w="40" w:type="dxa"/>
              <w:bottom w:w="40" w:type="dxa"/>
              <w:right w:w="40" w:type="dxa"/>
            </w:tcMar>
            <w:vAlign w:val="bottom"/>
          </w:tcPr>
          <w:p w14:paraId="69B28D9A"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Supported specific formatted data types and allowed the upload of new data</w:t>
            </w:r>
          </w:p>
        </w:tc>
        <w:tc>
          <w:tcPr>
            <w:tcW w:w="2325" w:type="dxa"/>
            <w:tcMar>
              <w:top w:w="40" w:type="dxa"/>
              <w:left w:w="40" w:type="dxa"/>
              <w:bottom w:w="40" w:type="dxa"/>
              <w:right w:w="40" w:type="dxa"/>
            </w:tcMar>
            <w:vAlign w:val="bottom"/>
          </w:tcPr>
          <w:p w14:paraId="01EF4463"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Supported robust data types and allowed for the upload of new data</w:t>
            </w:r>
          </w:p>
        </w:tc>
      </w:tr>
      <w:tr w:rsidR="0017138D" w:rsidRPr="00634398" w14:paraId="2FB11A35" w14:textId="77777777" w:rsidTr="003335F2">
        <w:trPr>
          <w:trHeight w:val="1425"/>
        </w:trPr>
        <w:tc>
          <w:tcPr>
            <w:tcW w:w="3165" w:type="dxa"/>
            <w:tcMar>
              <w:top w:w="40" w:type="dxa"/>
              <w:left w:w="40" w:type="dxa"/>
              <w:bottom w:w="40" w:type="dxa"/>
              <w:right w:w="40" w:type="dxa"/>
            </w:tcMar>
            <w:vAlign w:val="bottom"/>
          </w:tcPr>
          <w:p w14:paraId="6DD8C881"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Accessibility (Cloud/Free-to-Use/Open-Source)</w:t>
            </w:r>
          </w:p>
        </w:tc>
        <w:tc>
          <w:tcPr>
            <w:tcW w:w="1830" w:type="dxa"/>
            <w:tcMar>
              <w:top w:w="40" w:type="dxa"/>
              <w:left w:w="40" w:type="dxa"/>
              <w:bottom w:w="40" w:type="dxa"/>
              <w:right w:w="40" w:type="dxa"/>
            </w:tcMar>
            <w:vAlign w:val="bottom"/>
          </w:tcPr>
          <w:p w14:paraId="3090DC9F"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 xml:space="preserve">Inaccessible to the target userbase, behind paywall, proprietary code with little option of how to use (their own </w:t>
            </w:r>
            <w:r w:rsidRPr="0017138D">
              <w:rPr>
                <w:rFonts w:ascii="Times New Roman" w:eastAsia="Times New Roman" w:hAnsi="Times New Roman" w:cs="Times New Roman"/>
                <w:sz w:val="24"/>
                <w:szCs w:val="24"/>
              </w:rPr>
              <w:lastRenderedPageBreak/>
              <w:t>platform)</w:t>
            </w:r>
          </w:p>
        </w:tc>
        <w:tc>
          <w:tcPr>
            <w:tcW w:w="1635" w:type="dxa"/>
            <w:tcMar>
              <w:top w:w="40" w:type="dxa"/>
              <w:left w:w="40" w:type="dxa"/>
              <w:bottom w:w="40" w:type="dxa"/>
              <w:right w:w="40" w:type="dxa"/>
            </w:tcMar>
            <w:vAlign w:val="bottom"/>
          </w:tcPr>
          <w:p w14:paraId="406C9EFF"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lastRenderedPageBreak/>
              <w:t>Somewhat accessible to the target audience, not open-sourced, may not be free-to-use</w:t>
            </w:r>
          </w:p>
        </w:tc>
        <w:tc>
          <w:tcPr>
            <w:tcW w:w="1500" w:type="dxa"/>
            <w:tcMar>
              <w:top w:w="40" w:type="dxa"/>
              <w:left w:w="40" w:type="dxa"/>
              <w:bottom w:w="40" w:type="dxa"/>
              <w:right w:w="40" w:type="dxa"/>
            </w:tcMar>
            <w:vAlign w:val="bottom"/>
          </w:tcPr>
          <w:p w14:paraId="221C714F"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Mostly accessible to the target userbase (some wait if user needed to be validated), some open-</w:t>
            </w:r>
            <w:r w:rsidRPr="0017138D">
              <w:rPr>
                <w:rFonts w:ascii="Times New Roman" w:eastAsia="Times New Roman" w:hAnsi="Times New Roman" w:cs="Times New Roman"/>
                <w:sz w:val="24"/>
                <w:szCs w:val="24"/>
              </w:rPr>
              <w:lastRenderedPageBreak/>
              <w:t>source components, and free-to-use</w:t>
            </w:r>
          </w:p>
        </w:tc>
        <w:tc>
          <w:tcPr>
            <w:tcW w:w="2325" w:type="dxa"/>
            <w:tcMar>
              <w:top w:w="40" w:type="dxa"/>
              <w:left w:w="40" w:type="dxa"/>
              <w:bottom w:w="40" w:type="dxa"/>
              <w:right w:w="40" w:type="dxa"/>
            </w:tcMar>
            <w:vAlign w:val="bottom"/>
          </w:tcPr>
          <w:p w14:paraId="3833A0EB"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lastRenderedPageBreak/>
              <w:t>Very accessible tool with both local and cloud-based options, open-source and free-to-use</w:t>
            </w:r>
          </w:p>
        </w:tc>
      </w:tr>
      <w:tr w:rsidR="0017138D" w:rsidRPr="00634398" w14:paraId="4B48471A" w14:textId="77777777" w:rsidTr="003335F2">
        <w:trPr>
          <w:trHeight w:val="1425"/>
        </w:trPr>
        <w:tc>
          <w:tcPr>
            <w:tcW w:w="3165" w:type="dxa"/>
            <w:tcMar>
              <w:top w:w="40" w:type="dxa"/>
              <w:left w:w="40" w:type="dxa"/>
              <w:bottom w:w="40" w:type="dxa"/>
              <w:right w:w="40" w:type="dxa"/>
            </w:tcMar>
            <w:vAlign w:val="bottom"/>
          </w:tcPr>
          <w:p w14:paraId="38473DFE"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Reproducibility/Interaction with Other Tools</w:t>
            </w:r>
          </w:p>
        </w:tc>
        <w:tc>
          <w:tcPr>
            <w:tcW w:w="1830" w:type="dxa"/>
            <w:tcMar>
              <w:top w:w="40" w:type="dxa"/>
              <w:left w:w="40" w:type="dxa"/>
              <w:bottom w:w="40" w:type="dxa"/>
              <w:right w:w="40" w:type="dxa"/>
            </w:tcMar>
            <w:vAlign w:val="bottom"/>
          </w:tcPr>
          <w:p w14:paraId="202211D7"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Does not have built in functionality for reproducing experiments or interacting with other software tools</w:t>
            </w:r>
          </w:p>
        </w:tc>
        <w:tc>
          <w:tcPr>
            <w:tcW w:w="1635" w:type="dxa"/>
            <w:tcMar>
              <w:top w:w="40" w:type="dxa"/>
              <w:left w:w="40" w:type="dxa"/>
              <w:bottom w:w="40" w:type="dxa"/>
              <w:right w:w="40" w:type="dxa"/>
            </w:tcMar>
            <w:vAlign w:val="bottom"/>
          </w:tcPr>
          <w:p w14:paraId="56133368"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proofErr w:type="gramStart"/>
            <w:r w:rsidRPr="0017138D">
              <w:rPr>
                <w:rFonts w:ascii="Times New Roman" w:eastAsia="Times New Roman" w:hAnsi="Times New Roman" w:cs="Times New Roman"/>
                <w:sz w:val="24"/>
                <w:szCs w:val="24"/>
              </w:rPr>
              <w:t>Has</w:t>
            </w:r>
            <w:proofErr w:type="gramEnd"/>
            <w:r w:rsidRPr="0017138D">
              <w:rPr>
                <w:rFonts w:ascii="Times New Roman" w:eastAsia="Times New Roman" w:hAnsi="Times New Roman" w:cs="Times New Roman"/>
                <w:sz w:val="24"/>
                <w:szCs w:val="24"/>
              </w:rPr>
              <w:t xml:space="preserve"> built functionality for reproducing experiments but does not interact with other software tools</w:t>
            </w:r>
          </w:p>
        </w:tc>
        <w:tc>
          <w:tcPr>
            <w:tcW w:w="1500" w:type="dxa"/>
            <w:tcMar>
              <w:top w:w="40" w:type="dxa"/>
              <w:left w:w="40" w:type="dxa"/>
              <w:bottom w:w="40" w:type="dxa"/>
              <w:right w:w="40" w:type="dxa"/>
            </w:tcMar>
            <w:vAlign w:val="bottom"/>
          </w:tcPr>
          <w:p w14:paraId="39A7EF81"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Has reproducibility functionality built-in and able to interact with other tools but in a very limited range</w:t>
            </w:r>
          </w:p>
        </w:tc>
        <w:tc>
          <w:tcPr>
            <w:tcW w:w="2325" w:type="dxa"/>
            <w:tcMar>
              <w:top w:w="40" w:type="dxa"/>
              <w:left w:w="40" w:type="dxa"/>
              <w:bottom w:w="40" w:type="dxa"/>
              <w:right w:w="40" w:type="dxa"/>
            </w:tcMar>
            <w:vAlign w:val="bottom"/>
          </w:tcPr>
          <w:p w14:paraId="7A9BEFB7"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 xml:space="preserve">Excellent built in features for reproducing experiments and </w:t>
            </w:r>
            <w:proofErr w:type="gramStart"/>
            <w:r w:rsidRPr="0017138D">
              <w:rPr>
                <w:rFonts w:ascii="Times New Roman" w:eastAsia="Times New Roman" w:hAnsi="Times New Roman" w:cs="Times New Roman"/>
                <w:sz w:val="24"/>
                <w:szCs w:val="24"/>
              </w:rPr>
              <w:t>is able to</w:t>
            </w:r>
            <w:proofErr w:type="gramEnd"/>
            <w:r w:rsidRPr="0017138D">
              <w:rPr>
                <w:rFonts w:ascii="Times New Roman" w:eastAsia="Times New Roman" w:hAnsi="Times New Roman" w:cs="Times New Roman"/>
                <w:sz w:val="24"/>
                <w:szCs w:val="24"/>
              </w:rPr>
              <w:t xml:space="preserve"> interact with other tools with clear guidelines and input/output types</w:t>
            </w:r>
          </w:p>
        </w:tc>
      </w:tr>
      <w:tr w:rsidR="0017138D" w:rsidRPr="00634398" w14:paraId="6D5D4583" w14:textId="77777777" w:rsidTr="003335F2">
        <w:trPr>
          <w:trHeight w:val="1425"/>
        </w:trPr>
        <w:tc>
          <w:tcPr>
            <w:tcW w:w="3165" w:type="dxa"/>
            <w:tcMar>
              <w:top w:w="40" w:type="dxa"/>
              <w:left w:w="40" w:type="dxa"/>
              <w:bottom w:w="40" w:type="dxa"/>
              <w:right w:w="40" w:type="dxa"/>
            </w:tcMar>
            <w:vAlign w:val="bottom"/>
          </w:tcPr>
          <w:p w14:paraId="2EDC8198"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UCD Design Considerations (Setup, Usage, Evaluation)</w:t>
            </w:r>
          </w:p>
        </w:tc>
        <w:tc>
          <w:tcPr>
            <w:tcW w:w="1830" w:type="dxa"/>
            <w:tcMar>
              <w:top w:w="40" w:type="dxa"/>
              <w:left w:w="40" w:type="dxa"/>
              <w:bottom w:w="40" w:type="dxa"/>
              <w:right w:w="40" w:type="dxa"/>
            </w:tcMar>
            <w:vAlign w:val="bottom"/>
          </w:tcPr>
          <w:p w14:paraId="5C647331"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Had little to no usability considerations during the design, development, or evaluation of genetic tool</w:t>
            </w:r>
          </w:p>
        </w:tc>
        <w:tc>
          <w:tcPr>
            <w:tcW w:w="1635" w:type="dxa"/>
            <w:tcMar>
              <w:top w:w="40" w:type="dxa"/>
              <w:left w:w="40" w:type="dxa"/>
              <w:bottom w:w="40" w:type="dxa"/>
              <w:right w:w="40" w:type="dxa"/>
            </w:tcMar>
            <w:vAlign w:val="bottom"/>
          </w:tcPr>
          <w:p w14:paraId="14A409E0"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Had some usability considerations but only during one or two phases of the developmental cycle</w:t>
            </w:r>
          </w:p>
        </w:tc>
        <w:tc>
          <w:tcPr>
            <w:tcW w:w="1500" w:type="dxa"/>
            <w:tcMar>
              <w:top w:w="40" w:type="dxa"/>
              <w:left w:w="40" w:type="dxa"/>
              <w:bottom w:w="40" w:type="dxa"/>
              <w:right w:w="40" w:type="dxa"/>
            </w:tcMar>
            <w:vAlign w:val="bottom"/>
          </w:tcPr>
          <w:p w14:paraId="741B9F81"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 xml:space="preserve">Had some usability considerations during most of the development phase but lacked clear interaction </w:t>
            </w:r>
            <w:r w:rsidRPr="0017138D">
              <w:rPr>
                <w:rFonts w:ascii="Times New Roman" w:eastAsia="Times New Roman" w:hAnsi="Times New Roman" w:cs="Times New Roman"/>
                <w:sz w:val="24"/>
                <w:szCs w:val="24"/>
              </w:rPr>
              <w:lastRenderedPageBreak/>
              <w:t>with the target user base</w:t>
            </w:r>
          </w:p>
        </w:tc>
        <w:tc>
          <w:tcPr>
            <w:tcW w:w="2325" w:type="dxa"/>
            <w:tcMar>
              <w:top w:w="40" w:type="dxa"/>
              <w:left w:w="40" w:type="dxa"/>
              <w:bottom w:w="40" w:type="dxa"/>
              <w:right w:w="40" w:type="dxa"/>
            </w:tcMar>
            <w:vAlign w:val="bottom"/>
          </w:tcPr>
          <w:p w14:paraId="62C2FC7D"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lastRenderedPageBreak/>
              <w:t>Utilized usability considerations during all stages of the development process with clear interaction with target userbase</w:t>
            </w:r>
          </w:p>
        </w:tc>
      </w:tr>
      <w:tr w:rsidR="0017138D" w:rsidRPr="00634398" w14:paraId="0D640D35" w14:textId="77777777" w:rsidTr="003335F2">
        <w:trPr>
          <w:trHeight w:val="345"/>
        </w:trPr>
        <w:tc>
          <w:tcPr>
            <w:tcW w:w="3165" w:type="dxa"/>
            <w:tcMar>
              <w:top w:w="40" w:type="dxa"/>
              <w:left w:w="40" w:type="dxa"/>
              <w:bottom w:w="40" w:type="dxa"/>
              <w:right w:w="40" w:type="dxa"/>
            </w:tcMar>
            <w:vAlign w:val="bottom"/>
          </w:tcPr>
          <w:p w14:paraId="2E40A754"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Overall Performance</w:t>
            </w:r>
          </w:p>
        </w:tc>
        <w:tc>
          <w:tcPr>
            <w:tcW w:w="1830" w:type="dxa"/>
            <w:tcMar>
              <w:top w:w="40" w:type="dxa"/>
              <w:left w:w="40" w:type="dxa"/>
              <w:bottom w:w="40" w:type="dxa"/>
              <w:right w:w="40" w:type="dxa"/>
            </w:tcMar>
            <w:vAlign w:val="bottom"/>
          </w:tcPr>
          <w:p w14:paraId="01601B5C"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b/>
                <w:sz w:val="24"/>
                <w:szCs w:val="24"/>
              </w:rPr>
              <w:t>Unacceptable</w:t>
            </w:r>
          </w:p>
        </w:tc>
        <w:tc>
          <w:tcPr>
            <w:tcW w:w="1635" w:type="dxa"/>
            <w:tcMar>
              <w:top w:w="40" w:type="dxa"/>
              <w:left w:w="40" w:type="dxa"/>
              <w:bottom w:w="40" w:type="dxa"/>
              <w:right w:w="40" w:type="dxa"/>
            </w:tcMar>
            <w:vAlign w:val="bottom"/>
          </w:tcPr>
          <w:p w14:paraId="5F0643BB"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b/>
                <w:sz w:val="24"/>
                <w:szCs w:val="24"/>
              </w:rPr>
              <w:t>Marginal</w:t>
            </w:r>
          </w:p>
        </w:tc>
        <w:tc>
          <w:tcPr>
            <w:tcW w:w="1500" w:type="dxa"/>
            <w:tcMar>
              <w:top w:w="40" w:type="dxa"/>
              <w:left w:w="40" w:type="dxa"/>
              <w:bottom w:w="40" w:type="dxa"/>
              <w:right w:w="40" w:type="dxa"/>
            </w:tcMar>
            <w:vAlign w:val="bottom"/>
          </w:tcPr>
          <w:p w14:paraId="0E613654"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b/>
                <w:sz w:val="24"/>
                <w:szCs w:val="24"/>
              </w:rPr>
              <w:t>Acceptable</w:t>
            </w:r>
          </w:p>
        </w:tc>
        <w:tc>
          <w:tcPr>
            <w:tcW w:w="2325" w:type="dxa"/>
            <w:tcMar>
              <w:top w:w="40" w:type="dxa"/>
              <w:left w:w="40" w:type="dxa"/>
              <w:bottom w:w="40" w:type="dxa"/>
              <w:right w:w="40" w:type="dxa"/>
            </w:tcMar>
            <w:vAlign w:val="bottom"/>
          </w:tcPr>
          <w:p w14:paraId="426DE7D7"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b/>
                <w:sz w:val="24"/>
                <w:szCs w:val="24"/>
              </w:rPr>
              <w:t>Exceptional</w:t>
            </w:r>
          </w:p>
        </w:tc>
      </w:tr>
      <w:tr w:rsidR="0017138D" w:rsidRPr="00634398" w14:paraId="4E6C3D65" w14:textId="77777777" w:rsidTr="003335F2">
        <w:trPr>
          <w:trHeight w:val="345"/>
        </w:trPr>
        <w:tc>
          <w:tcPr>
            <w:tcW w:w="3165" w:type="dxa"/>
            <w:tcMar>
              <w:top w:w="40" w:type="dxa"/>
              <w:left w:w="40" w:type="dxa"/>
              <w:bottom w:w="40" w:type="dxa"/>
              <w:right w:w="40" w:type="dxa"/>
            </w:tcMar>
            <w:vAlign w:val="bottom"/>
          </w:tcPr>
          <w:p w14:paraId="525B6585"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Points Required</w:t>
            </w:r>
          </w:p>
        </w:tc>
        <w:tc>
          <w:tcPr>
            <w:tcW w:w="1830" w:type="dxa"/>
            <w:tcMar>
              <w:top w:w="40" w:type="dxa"/>
              <w:left w:w="40" w:type="dxa"/>
              <w:bottom w:w="40" w:type="dxa"/>
              <w:right w:w="40" w:type="dxa"/>
            </w:tcMar>
            <w:vAlign w:val="bottom"/>
          </w:tcPr>
          <w:p w14:paraId="17529329"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0-6</w:t>
            </w:r>
          </w:p>
        </w:tc>
        <w:tc>
          <w:tcPr>
            <w:tcW w:w="1635" w:type="dxa"/>
            <w:tcMar>
              <w:top w:w="40" w:type="dxa"/>
              <w:left w:w="40" w:type="dxa"/>
              <w:bottom w:w="40" w:type="dxa"/>
              <w:right w:w="40" w:type="dxa"/>
            </w:tcMar>
            <w:vAlign w:val="bottom"/>
          </w:tcPr>
          <w:p w14:paraId="55E43853"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6-11</w:t>
            </w:r>
          </w:p>
        </w:tc>
        <w:tc>
          <w:tcPr>
            <w:tcW w:w="1500" w:type="dxa"/>
            <w:tcMar>
              <w:top w:w="40" w:type="dxa"/>
              <w:left w:w="40" w:type="dxa"/>
              <w:bottom w:w="40" w:type="dxa"/>
              <w:right w:w="40" w:type="dxa"/>
            </w:tcMar>
            <w:vAlign w:val="bottom"/>
          </w:tcPr>
          <w:p w14:paraId="2F51BD57"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12-16</w:t>
            </w:r>
          </w:p>
        </w:tc>
        <w:tc>
          <w:tcPr>
            <w:tcW w:w="2325" w:type="dxa"/>
            <w:tcMar>
              <w:top w:w="40" w:type="dxa"/>
              <w:left w:w="40" w:type="dxa"/>
              <w:bottom w:w="40" w:type="dxa"/>
              <w:right w:w="40" w:type="dxa"/>
            </w:tcMar>
            <w:vAlign w:val="bottom"/>
          </w:tcPr>
          <w:p w14:paraId="6DD98FBD" w14:textId="77777777" w:rsidR="0017138D" w:rsidRPr="0017138D" w:rsidRDefault="0017138D" w:rsidP="003335F2">
            <w:pPr>
              <w:widowControl w:val="0"/>
              <w:spacing w:line="480" w:lineRule="auto"/>
              <w:rPr>
                <w:rFonts w:ascii="Times New Roman" w:eastAsia="Times New Roman" w:hAnsi="Times New Roman" w:cs="Times New Roman"/>
                <w:sz w:val="24"/>
                <w:szCs w:val="24"/>
              </w:rPr>
            </w:pPr>
            <w:r w:rsidRPr="0017138D">
              <w:rPr>
                <w:rFonts w:ascii="Times New Roman" w:eastAsia="Times New Roman" w:hAnsi="Times New Roman" w:cs="Times New Roman"/>
                <w:sz w:val="24"/>
                <w:szCs w:val="24"/>
              </w:rPr>
              <w:t>16-18</w:t>
            </w:r>
          </w:p>
        </w:tc>
      </w:tr>
    </w:tbl>
    <w:p w14:paraId="0ECEC3E9" w14:textId="77777777" w:rsidR="003421E0" w:rsidRDefault="003421E0">
      <w:pPr>
        <w:pStyle w:val="Heading5"/>
        <w:keepNext w:val="0"/>
        <w:keepLines w:val="0"/>
        <w:spacing w:before="220" w:after="40" w:line="480" w:lineRule="auto"/>
        <w:rPr>
          <w:rFonts w:ascii="Times New Roman" w:eastAsia="Times New Roman" w:hAnsi="Times New Roman" w:cs="Times New Roman"/>
          <w:b/>
          <w:bCs/>
          <w:color w:val="000000"/>
          <w:sz w:val="20"/>
          <w:szCs w:val="20"/>
        </w:rPr>
      </w:pPr>
    </w:p>
    <w:p w14:paraId="2D3E708D" w14:textId="77777777" w:rsidR="003421E0" w:rsidRDefault="003421E0">
      <w:pPr>
        <w:spacing w:before="240" w:after="240" w:line="480" w:lineRule="auto"/>
        <w:rPr>
          <w:rFonts w:ascii="Times New Roman" w:eastAsia="Times New Roman" w:hAnsi="Times New Roman" w:cs="Times New Roman"/>
          <w:sz w:val="20"/>
          <w:szCs w:val="20"/>
        </w:rPr>
      </w:pPr>
    </w:p>
    <w:sectPr w:rsidR="003421E0">
      <w:headerReference w:type="default" r:id="rId3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9CE8E" w14:textId="77777777" w:rsidR="000F42D1" w:rsidRDefault="000F42D1">
      <w:pPr>
        <w:spacing w:line="240" w:lineRule="auto"/>
      </w:pPr>
      <w:r>
        <w:separator/>
      </w:r>
    </w:p>
  </w:endnote>
  <w:endnote w:type="continuationSeparator" w:id="0">
    <w:p w14:paraId="34060DAB" w14:textId="77777777" w:rsidR="000F42D1" w:rsidRDefault="000F42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EC0005F-0AA2-45C7-A157-CD4C76391E89}"/>
  </w:font>
  <w:font w:name="Cambria">
    <w:panose1 w:val="02040503050406030204"/>
    <w:charset w:val="00"/>
    <w:family w:val="roman"/>
    <w:pitch w:val="variable"/>
    <w:sig w:usb0="E00006FF" w:usb1="420024FF" w:usb2="02000000" w:usb3="00000000" w:csb0="0000019F" w:csb1="00000000"/>
    <w:embedRegular r:id="rId2" w:fontKey="{CAF858D3-7E33-4E63-B379-2B074B4FB15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92FCE" w14:textId="77777777" w:rsidR="000F42D1" w:rsidRDefault="000F42D1">
      <w:pPr>
        <w:spacing w:line="240" w:lineRule="auto"/>
      </w:pPr>
      <w:r>
        <w:separator/>
      </w:r>
    </w:p>
  </w:footnote>
  <w:footnote w:type="continuationSeparator" w:id="0">
    <w:p w14:paraId="2153F191" w14:textId="77777777" w:rsidR="000F42D1" w:rsidRDefault="000F42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F4BEC" w14:textId="77777777" w:rsidR="003421E0" w:rsidRDefault="003421E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E5A19"/>
    <w:multiLevelType w:val="multilevel"/>
    <w:tmpl w:val="61B60F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2865718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sh Patel">
    <w15:presenceInfo w15:providerId="Windows Live" w15:userId="43722e727a48e0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1E0"/>
    <w:rsid w:val="0004000E"/>
    <w:rsid w:val="000F42D1"/>
    <w:rsid w:val="0017138D"/>
    <w:rsid w:val="001943E0"/>
    <w:rsid w:val="001A60FE"/>
    <w:rsid w:val="00312B0C"/>
    <w:rsid w:val="003421E0"/>
    <w:rsid w:val="003D0C88"/>
    <w:rsid w:val="00425FF7"/>
    <w:rsid w:val="008163D8"/>
    <w:rsid w:val="008630E7"/>
    <w:rsid w:val="00920016"/>
    <w:rsid w:val="009557C3"/>
    <w:rsid w:val="009806E8"/>
    <w:rsid w:val="009C3FE9"/>
    <w:rsid w:val="009D3E54"/>
    <w:rsid w:val="00A11ECD"/>
    <w:rsid w:val="00BD3637"/>
    <w:rsid w:val="00BE0726"/>
    <w:rsid w:val="00DA76AA"/>
    <w:rsid w:val="00FD0221"/>
    <w:rsid w:val="00FD4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75F7E"/>
  <w15:docId w15:val="{CA904249-D0C7-4E3C-B576-C9C730759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Hyperlink">
    <w:name w:val="Hyperlink"/>
    <w:basedOn w:val="DefaultParagraphFont"/>
    <w:uiPriority w:val="99"/>
    <w:unhideWhenUsed/>
    <w:rsid w:val="009557C3"/>
    <w:rPr>
      <w:color w:val="0000FF" w:themeColor="hyperlink"/>
      <w:u w:val="single"/>
    </w:rPr>
  </w:style>
  <w:style w:type="character" w:styleId="UnresolvedMention">
    <w:name w:val="Unresolved Mention"/>
    <w:basedOn w:val="DefaultParagraphFont"/>
    <w:uiPriority w:val="99"/>
    <w:semiHidden/>
    <w:unhideWhenUsed/>
    <w:rsid w:val="009557C3"/>
    <w:rPr>
      <w:color w:val="605E5C"/>
      <w:shd w:val="clear" w:color="auto" w:fill="E1DFDD"/>
    </w:rPr>
  </w:style>
  <w:style w:type="paragraph" w:styleId="Revision">
    <w:name w:val="Revision"/>
    <w:hidden/>
    <w:uiPriority w:val="99"/>
    <w:semiHidden/>
    <w:rsid w:val="00DA76AA"/>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llofus.nih.gov/future-health-begins-all-us" TargetMode="External"/><Relationship Id="rId18" Type="http://schemas.openxmlformats.org/officeDocument/2006/relationships/hyperlink" Target="https://doi.org/10.1186/s13059-019-1649-8" TargetMode="External"/><Relationship Id="rId26" Type="http://schemas.openxmlformats.org/officeDocument/2006/relationships/hyperlink" Target="https://www.happyscribe.com/" TargetMode="External"/><Relationship Id="rId39" Type="http://schemas.openxmlformats.org/officeDocument/2006/relationships/fontTable" Target="fontTable.xml"/><Relationship Id="rId21" Type="http://schemas.openxmlformats.org/officeDocument/2006/relationships/hyperlink" Target="https://www.genome.gov/2020SV" TargetMode="External"/><Relationship Id="rId34" Type="http://schemas.openxmlformats.org/officeDocument/2006/relationships/hyperlink" Target="https://www.betterevaluation.org/en/evaluation-options/rubrics" TargetMode="External"/><Relationship Id="rId7" Type="http://schemas.openxmlformats.org/officeDocument/2006/relationships/hyperlink" Target="mailto:harshpatel1996@gmail.com" TargetMode="External"/><Relationship Id="rId2" Type="http://schemas.openxmlformats.org/officeDocument/2006/relationships/styles" Target="styles.xml"/><Relationship Id="rId16" Type="http://schemas.openxmlformats.org/officeDocument/2006/relationships/hyperlink" Target="http://dx.doi.org/10.1093/bioinformatics/btn633" TargetMode="External"/><Relationship Id="rId20" Type="http://schemas.openxmlformats.org/officeDocument/2006/relationships/hyperlink" Target="https://www.genome.gov/2020SV" TargetMode="External"/><Relationship Id="rId29" Type="http://schemas.openxmlformats.org/officeDocument/2006/relationships/hyperlink" Target="https://atlasti.com"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p.terra.bio/" TargetMode="External"/><Relationship Id="rId24" Type="http://schemas.openxmlformats.org/officeDocument/2006/relationships/hyperlink" Target="https://doi.org/10.1177/0363546513497567" TargetMode="External"/><Relationship Id="rId32" Type="http://schemas.openxmlformats.org/officeDocument/2006/relationships/hyperlink" Target="http://dx.doi.org/10.4135/9781452230115" TargetMode="External"/><Relationship Id="rId37" Type="http://schemas.openxmlformats.org/officeDocument/2006/relationships/hyperlink" Target="http://dx.doi.org/10.4135/9781071878774" TargetMode="External"/><Relationship Id="rId40"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doi.org/10.2196/28102" TargetMode="External"/><Relationship Id="rId23" Type="http://schemas.openxmlformats.org/officeDocument/2006/relationships/hyperlink" Target="https://www.genome.gov/careers-training/NHGRI-Funding-Opportunities-Training-Career-Development" TargetMode="External"/><Relationship Id="rId28" Type="http://schemas.openxmlformats.org/officeDocument/2006/relationships/hyperlink" Target="https://atlasti.com" TargetMode="External"/><Relationship Id="rId36" Type="http://schemas.openxmlformats.org/officeDocument/2006/relationships/hyperlink" Target="http://dx.doi.org/10.4135/9781071878774" TargetMode="External"/><Relationship Id="rId10" Type="http://schemas.openxmlformats.org/officeDocument/2006/relationships/hyperlink" Target="https://app.terra.bio/" TargetMode="External"/><Relationship Id="rId19" Type="http://schemas.openxmlformats.org/officeDocument/2006/relationships/hyperlink" Target="https://doi.org/10.1186/s13059-019-1649-8" TargetMode="External"/><Relationship Id="rId31" Type="http://schemas.openxmlformats.org/officeDocument/2006/relationships/hyperlink" Target="http://dx.doi.org/10.1097/00006199-199507000-00011" TargetMode="External"/><Relationship Id="rId4" Type="http://schemas.openxmlformats.org/officeDocument/2006/relationships/webSettings" Target="webSettings.xml"/><Relationship Id="rId9" Type="http://schemas.openxmlformats.org/officeDocument/2006/relationships/hyperlink" Target="https://doi.org/10.48550/arXiv.1807.06808" TargetMode="External"/><Relationship Id="rId14" Type="http://schemas.openxmlformats.org/officeDocument/2006/relationships/hyperlink" Target="https://doi.org/10.2196/28102" TargetMode="External"/><Relationship Id="rId22" Type="http://schemas.openxmlformats.org/officeDocument/2006/relationships/hyperlink" Target="https://www.genome.gov/careers-training/NHGRI-Funding-Opportunities-Training-Career-Development" TargetMode="External"/><Relationship Id="rId27" Type="http://schemas.openxmlformats.org/officeDocument/2006/relationships/hyperlink" Target="https://www.happyscribe.com/" TargetMode="External"/><Relationship Id="rId30" Type="http://schemas.openxmlformats.org/officeDocument/2006/relationships/hyperlink" Target="http://dx.doi.org/10.1097/00006199-199507000-00011" TargetMode="External"/><Relationship Id="rId35" Type="http://schemas.openxmlformats.org/officeDocument/2006/relationships/hyperlink" Target="https://www.betterevaluation.org/en/evaluation-options/rubrics" TargetMode="External"/><Relationship Id="rId8" Type="http://schemas.openxmlformats.org/officeDocument/2006/relationships/hyperlink" Target="https://doi.org/10.48550/arXiv.1807.06808" TargetMode="External"/><Relationship Id="rId3" Type="http://schemas.openxmlformats.org/officeDocument/2006/relationships/settings" Target="settings.xml"/><Relationship Id="rId12" Type="http://schemas.openxmlformats.org/officeDocument/2006/relationships/hyperlink" Target="https://allofus.nih.gov/future-health-begins-all-us" TargetMode="External"/><Relationship Id="rId17" Type="http://schemas.openxmlformats.org/officeDocument/2006/relationships/hyperlink" Target="http://dx.doi.org/10.1093/bioinformatics/btn633" TargetMode="External"/><Relationship Id="rId25" Type="http://schemas.openxmlformats.org/officeDocument/2006/relationships/hyperlink" Target="https://doi.org/10.1177/0363546513497567" TargetMode="External"/><Relationship Id="rId33" Type="http://schemas.openxmlformats.org/officeDocument/2006/relationships/hyperlink" Target="http://dx.doi.org/10.4135/9781452230115" TargetMode="External"/><Relationship Id="rId38"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23</Pages>
  <Words>5210</Words>
  <Characters>29701</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 Patel</cp:lastModifiedBy>
  <cp:revision>13</cp:revision>
  <dcterms:created xsi:type="dcterms:W3CDTF">2026-03-26T17:15:00Z</dcterms:created>
  <dcterms:modified xsi:type="dcterms:W3CDTF">2026-04-23T14:18:00Z</dcterms:modified>
</cp:coreProperties>
</file>